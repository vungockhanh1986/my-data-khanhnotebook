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84E4" w14:textId="77777777" w:rsidR="00C74142" w:rsidRPr="00445711" w:rsidRDefault="00C74142" w:rsidP="00C74142">
      <w:pPr>
        <w:pStyle w:val="Title"/>
        <w:spacing w:line="276" w:lineRule="auto"/>
        <w:jc w:val="center"/>
        <w:rPr>
          <w:rFonts w:ascii="Times New Roman" w:hAnsi="Times New Roman" w:cs="Times New Roman"/>
          <w:bCs/>
          <w:sz w:val="24"/>
          <w:szCs w:val="24"/>
        </w:rPr>
      </w:pPr>
      <w:r w:rsidRPr="00445711">
        <w:rPr>
          <w:rFonts w:ascii="Times New Roman" w:hAnsi="Times New Roman" w:cs="Times New Roman"/>
          <w:sz w:val="24"/>
          <w:szCs w:val="24"/>
        </w:rPr>
        <w:t>CỘNG HÒA XÃ HỘI CHỦ NGHĨA VIỆT NAM</w:t>
      </w:r>
    </w:p>
    <w:p w14:paraId="1495DCB9" w14:textId="77777777" w:rsidR="00C74142" w:rsidRPr="00445711" w:rsidRDefault="00C74142" w:rsidP="00C74142">
      <w:pPr>
        <w:spacing w:line="276" w:lineRule="auto"/>
        <w:contextualSpacing/>
        <w:jc w:val="center"/>
        <w:rPr>
          <w:rFonts w:ascii="Times New Roman" w:hAnsi="Times New Roman" w:cs="Times New Roman"/>
          <w:bCs/>
          <w:sz w:val="24"/>
          <w:szCs w:val="24"/>
        </w:rPr>
      </w:pPr>
      <w:r w:rsidRPr="00445711">
        <w:rPr>
          <w:rFonts w:ascii="Times New Roman" w:hAnsi="Times New Roman" w:cs="Times New Roman"/>
          <w:bCs/>
          <w:sz w:val="24"/>
          <w:szCs w:val="24"/>
        </w:rPr>
        <w:t>Độc lập – Tự do – Hạnh phúc</w:t>
      </w:r>
    </w:p>
    <w:p w14:paraId="54415A08" w14:textId="139C500B" w:rsidR="00C74142" w:rsidRPr="0075087F" w:rsidRDefault="00C74142" w:rsidP="00C74142">
      <w:pPr>
        <w:spacing w:before="200" w:line="276" w:lineRule="auto"/>
        <w:jc w:val="center"/>
        <w:rPr>
          <w:rFonts w:ascii="Times New Roman" w:hAnsi="Times New Roman" w:cs="Times New Roman"/>
          <w:b/>
          <w:sz w:val="32"/>
          <w:szCs w:val="32"/>
        </w:rPr>
      </w:pPr>
      <w:r w:rsidRPr="0075087F">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62D8F768" wp14:editId="38984CF0">
                <wp:simplePos x="0" y="0"/>
                <wp:positionH relativeFrom="column">
                  <wp:posOffset>2204721</wp:posOffset>
                </wp:positionH>
                <wp:positionV relativeFrom="paragraph">
                  <wp:posOffset>33020</wp:posOffset>
                </wp:positionV>
                <wp:extent cx="17335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7335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CA38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6pt,2.6pt" to="310.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" strokecolor="black [3213]" strokeweight="1pt">
                <v:stroke joinstyle="miter"/>
              </v:line>
            </w:pict>
          </mc:Fallback>
        </mc:AlternateContent>
      </w:r>
      <w:r w:rsidRPr="0075087F">
        <w:rPr>
          <w:rFonts w:ascii="Times New Roman" w:hAnsi="Times New Roman" w:cs="Times New Roman"/>
          <w:b/>
          <w:sz w:val="32"/>
          <w:szCs w:val="32"/>
        </w:rPr>
        <w:t xml:space="preserve">HỢP ĐỒNG DỊCH VỤ </w:t>
      </w:r>
      <w:r>
        <w:rPr>
          <w:rFonts w:ascii="Times New Roman" w:hAnsi="Times New Roman" w:cs="Times New Roman"/>
          <w:b/>
          <w:sz w:val="32"/>
          <w:szCs w:val="32"/>
        </w:rPr>
        <w:t xml:space="preserve">VỆ SINH </w:t>
      </w:r>
    </w:p>
    <w:p w14:paraId="6A27C0EA" w14:textId="477C86C0" w:rsidR="00C74142" w:rsidRPr="00445711" w:rsidRDefault="00C74142" w:rsidP="00445711">
      <w:pPr>
        <w:spacing w:after="200" w:line="276" w:lineRule="auto"/>
        <w:jc w:val="center"/>
        <w:rPr>
          <w:rFonts w:ascii="Times New Roman" w:hAnsi="Times New Roman" w:cs="Times New Roman"/>
          <w:b/>
          <w:sz w:val="30"/>
          <w:szCs w:val="32"/>
        </w:rPr>
      </w:pPr>
      <w:r w:rsidRPr="007111CF">
        <w:rPr>
          <w:rFonts w:ascii="Times New Roman" w:hAnsi="Times New Roman" w:cs="Times New Roman"/>
          <w:b/>
          <w:sz w:val="24"/>
          <w:szCs w:val="28"/>
        </w:rPr>
        <w:t>S</w:t>
      </w:r>
      <w:r>
        <w:rPr>
          <w:rFonts w:ascii="Times New Roman" w:hAnsi="Times New Roman" w:cs="Times New Roman"/>
          <w:b/>
          <w:sz w:val="24"/>
          <w:szCs w:val="28"/>
        </w:rPr>
        <w:t xml:space="preserve">ố: </w:t>
      </w:r>
      <w:ins w:id="0" w:author="Thu HA" w:date="2026-04-13T14:45:00Z" w16du:dateUtc="2026-04-13T07:45:00Z">
        <w:r w:rsidR="000C2B11">
          <w:rPr>
            <w:rFonts w:ascii="Times New Roman" w:hAnsi="Times New Roman" w:cs="Times New Roman"/>
            <w:b/>
            <w:sz w:val="24"/>
            <w:szCs w:val="28"/>
            <w:lang w:val="vi-VN"/>
          </w:rPr>
          <w:t>13042026</w:t>
        </w:r>
      </w:ins>
      <w:del w:id="1" w:author="Thu HA" w:date="2026-04-13T15:20:00Z" w16du:dateUtc="2026-04-13T08:20:00Z">
        <w:r w:rsidR="00C21077" w:rsidDel="006F3CB3">
          <w:rPr>
            <w:rFonts w:ascii="Times New Roman" w:hAnsi="Times New Roman" w:cs="Times New Roman"/>
            <w:b/>
            <w:sz w:val="24"/>
            <w:szCs w:val="28"/>
          </w:rPr>
          <w:delText>5</w:delText>
        </w:r>
      </w:del>
      <w:r>
        <w:rPr>
          <w:rFonts w:ascii="Times New Roman" w:hAnsi="Times New Roman" w:cs="Times New Roman"/>
          <w:b/>
          <w:sz w:val="24"/>
          <w:szCs w:val="28"/>
        </w:rPr>
        <w:t>/HDVS/</w:t>
      </w:r>
      <w:ins w:id="2" w:author="Thu HA" w:date="2026-04-13T14:50:00Z" w16du:dateUtc="2026-04-13T07:50:00Z">
        <w:r w:rsidR="00001127">
          <w:rPr>
            <w:rFonts w:ascii="Times New Roman" w:hAnsi="Times New Roman" w:cs="Times New Roman"/>
            <w:b/>
            <w:sz w:val="24"/>
            <w:szCs w:val="28"/>
          </w:rPr>
          <w:t>CTC</w:t>
        </w:r>
      </w:ins>
      <w:ins w:id="3" w:author="Thu HA" w:date="2026-04-13T14:45:00Z" w16du:dateUtc="2026-04-13T07:45:00Z">
        <w:r w:rsidR="000C2B11">
          <w:rPr>
            <w:rFonts w:ascii="Times New Roman" w:hAnsi="Times New Roman" w:cs="Times New Roman"/>
            <w:b/>
            <w:sz w:val="24"/>
            <w:szCs w:val="28"/>
            <w:lang w:val="vi-VN"/>
          </w:rPr>
          <w:t>_C7</w:t>
        </w:r>
      </w:ins>
    </w:p>
    <w:p w14:paraId="1220D350" w14:textId="77777777" w:rsidR="00C74142" w:rsidRPr="0075087F" w:rsidRDefault="00C74142" w:rsidP="00C74142">
      <w:pPr>
        <w:numPr>
          <w:ilvl w:val="0"/>
          <w:numId w:val="20"/>
        </w:numPr>
        <w:tabs>
          <w:tab w:val="clear" w:pos="720"/>
        </w:tabs>
        <w:ind w:left="567" w:hanging="425"/>
        <w:jc w:val="both"/>
        <w:textAlignment w:val="baseline"/>
        <w:rPr>
          <w:rFonts w:ascii="Times New Roman" w:hAnsi="Times New Roman" w:cs="Times New Roman"/>
          <w:i/>
          <w:iCs/>
          <w:color w:val="000000"/>
          <w:sz w:val="24"/>
          <w:szCs w:val="24"/>
        </w:rPr>
      </w:pPr>
      <w:r w:rsidRPr="0075087F">
        <w:rPr>
          <w:rFonts w:ascii="Times New Roman" w:hAnsi="Times New Roman" w:cs="Times New Roman"/>
          <w:i/>
          <w:iCs/>
          <w:color w:val="000000"/>
          <w:sz w:val="24"/>
          <w:szCs w:val="24"/>
        </w:rPr>
        <w:t>Căn cứ Bộ Luật Dân sự số 91/2015/QH13 ngày 24/11/2015</w:t>
      </w:r>
      <w:r>
        <w:rPr>
          <w:rFonts w:ascii="Times New Roman" w:hAnsi="Times New Roman" w:cs="Times New Roman"/>
          <w:i/>
          <w:iCs/>
          <w:color w:val="000000"/>
          <w:sz w:val="24"/>
          <w:szCs w:val="24"/>
        </w:rPr>
        <w:t>;</w:t>
      </w:r>
    </w:p>
    <w:p w14:paraId="105752AC" w14:textId="77777777" w:rsidR="00C74142" w:rsidRPr="00077650" w:rsidRDefault="00C74142" w:rsidP="00C74142">
      <w:pPr>
        <w:numPr>
          <w:ilvl w:val="0"/>
          <w:numId w:val="20"/>
        </w:numPr>
        <w:tabs>
          <w:tab w:val="clear" w:pos="720"/>
        </w:tabs>
        <w:ind w:left="567" w:hanging="425"/>
        <w:jc w:val="both"/>
        <w:textAlignment w:val="baseline"/>
        <w:rPr>
          <w:rFonts w:ascii="Times New Roman" w:hAnsi="Times New Roman" w:cs="Times New Roman"/>
          <w:i/>
          <w:iCs/>
          <w:color w:val="000000"/>
          <w:spacing w:val="-4"/>
          <w:sz w:val="24"/>
          <w:szCs w:val="24"/>
        </w:rPr>
      </w:pPr>
      <w:r w:rsidRPr="00077650">
        <w:rPr>
          <w:rFonts w:ascii="Times New Roman" w:hAnsi="Times New Roman" w:cs="Times New Roman"/>
          <w:i/>
          <w:iCs/>
          <w:color w:val="000000"/>
          <w:spacing w:val="-4"/>
          <w:sz w:val="24"/>
          <w:szCs w:val="24"/>
        </w:rPr>
        <w:t>Căn cứ Luật Thương mại số 36/2005/QH11 ngày 14/06/2005;</w:t>
      </w:r>
    </w:p>
    <w:p w14:paraId="010B4337" w14:textId="77777777" w:rsidR="00C74142" w:rsidRPr="002F5CEE" w:rsidRDefault="00C74142" w:rsidP="00C74142">
      <w:pPr>
        <w:numPr>
          <w:ilvl w:val="0"/>
          <w:numId w:val="20"/>
        </w:numPr>
        <w:tabs>
          <w:tab w:val="clear" w:pos="720"/>
        </w:tabs>
        <w:spacing w:after="80"/>
        <w:ind w:left="567" w:hanging="425"/>
        <w:jc w:val="both"/>
        <w:textAlignment w:val="baseline"/>
        <w:rPr>
          <w:rFonts w:ascii="Times New Roman" w:hAnsi="Times New Roman" w:cs="Times New Roman"/>
          <w:color w:val="000000"/>
          <w:sz w:val="24"/>
          <w:szCs w:val="24"/>
        </w:rPr>
      </w:pPr>
      <w:r w:rsidRPr="0075087F">
        <w:rPr>
          <w:rFonts w:ascii="Times New Roman" w:hAnsi="Times New Roman" w:cs="Times New Roman"/>
          <w:i/>
          <w:iCs/>
          <w:color w:val="000000"/>
          <w:sz w:val="24"/>
          <w:szCs w:val="24"/>
        </w:rPr>
        <w:t xml:space="preserve">Căn cứ vào nhu cầu thực tế và khả năng của </w:t>
      </w:r>
      <w:r>
        <w:rPr>
          <w:rFonts w:ascii="Times New Roman" w:hAnsi="Times New Roman" w:cs="Times New Roman"/>
          <w:i/>
          <w:iCs/>
          <w:color w:val="000000"/>
          <w:sz w:val="24"/>
          <w:szCs w:val="24"/>
        </w:rPr>
        <w:t>hai</w:t>
      </w:r>
      <w:r w:rsidRPr="0075087F">
        <w:rPr>
          <w:rFonts w:ascii="Times New Roman" w:hAnsi="Times New Roman" w:cs="Times New Roman"/>
          <w:i/>
          <w:iCs/>
          <w:color w:val="000000"/>
          <w:sz w:val="24"/>
          <w:szCs w:val="24"/>
        </w:rPr>
        <w:t xml:space="preserve"> bên.</w:t>
      </w:r>
    </w:p>
    <w:p w14:paraId="281E4756" w14:textId="574B005D" w:rsidR="00C74142" w:rsidRDefault="00C74142" w:rsidP="00C74142">
      <w:pPr>
        <w:spacing w:after="80" w:line="276" w:lineRule="auto"/>
        <w:contextualSpacing/>
        <w:jc w:val="both"/>
        <w:rPr>
          <w:rFonts w:ascii="Times New Roman" w:hAnsi="Times New Roman" w:cs="Times New Roman"/>
          <w:sz w:val="24"/>
          <w:szCs w:val="24"/>
        </w:rPr>
      </w:pPr>
      <w:r w:rsidRPr="0075087F">
        <w:rPr>
          <w:rFonts w:ascii="Times New Roman" w:hAnsi="Times New Roman" w:cs="Times New Roman"/>
          <w:sz w:val="24"/>
          <w:szCs w:val="24"/>
        </w:rPr>
        <w:t>Hợp đồng</w:t>
      </w:r>
      <w:r>
        <w:rPr>
          <w:rFonts w:ascii="Times New Roman" w:hAnsi="Times New Roman" w:cs="Times New Roman"/>
          <w:sz w:val="24"/>
          <w:szCs w:val="24"/>
        </w:rPr>
        <w:t xml:space="preserve"> d</w:t>
      </w:r>
      <w:r w:rsidRPr="0075087F">
        <w:rPr>
          <w:rFonts w:ascii="Times New Roman" w:hAnsi="Times New Roman" w:cs="Times New Roman"/>
          <w:sz w:val="24"/>
          <w:szCs w:val="24"/>
        </w:rPr>
        <w:t>ịch vụ</w:t>
      </w:r>
      <w:r>
        <w:rPr>
          <w:rFonts w:ascii="Times New Roman" w:hAnsi="Times New Roman" w:cs="Times New Roman"/>
          <w:sz w:val="24"/>
          <w:szCs w:val="24"/>
        </w:rPr>
        <w:t xml:space="preserve"> vệ sinh – cây xanh</w:t>
      </w:r>
      <w:r w:rsidRPr="0075087F">
        <w:rPr>
          <w:rFonts w:ascii="Times New Roman" w:hAnsi="Times New Roman" w:cs="Times New Roman"/>
          <w:sz w:val="24"/>
          <w:szCs w:val="24"/>
        </w:rPr>
        <w:t xml:space="preserve"> </w:t>
      </w:r>
      <w:r>
        <w:rPr>
          <w:rFonts w:ascii="Times New Roman" w:hAnsi="Times New Roman" w:cs="Times New Roman"/>
          <w:sz w:val="24"/>
          <w:szCs w:val="24"/>
        </w:rPr>
        <w:t>này</w:t>
      </w:r>
      <w:r w:rsidRPr="0075087F">
        <w:rPr>
          <w:rFonts w:ascii="Times New Roman" w:hAnsi="Times New Roman" w:cs="Times New Roman"/>
          <w:sz w:val="24"/>
          <w:szCs w:val="24"/>
        </w:rPr>
        <w:t xml:space="preserve"> (“</w:t>
      </w:r>
      <w:r w:rsidRPr="0075087F">
        <w:rPr>
          <w:rFonts w:ascii="Times New Roman" w:hAnsi="Times New Roman" w:cs="Times New Roman"/>
          <w:b/>
          <w:sz w:val="24"/>
          <w:szCs w:val="24"/>
        </w:rPr>
        <w:t xml:space="preserve">Hợp </w:t>
      </w:r>
      <w:r>
        <w:rPr>
          <w:rFonts w:ascii="Times New Roman" w:hAnsi="Times New Roman" w:cs="Times New Roman"/>
          <w:b/>
          <w:sz w:val="24"/>
          <w:szCs w:val="24"/>
        </w:rPr>
        <w:t>đ</w:t>
      </w:r>
      <w:r w:rsidRPr="0075087F">
        <w:rPr>
          <w:rFonts w:ascii="Times New Roman" w:hAnsi="Times New Roman" w:cs="Times New Roman"/>
          <w:b/>
          <w:sz w:val="24"/>
          <w:szCs w:val="24"/>
        </w:rPr>
        <w:t>ồng</w:t>
      </w:r>
      <w:r w:rsidRPr="0075087F">
        <w:rPr>
          <w:rFonts w:ascii="Times New Roman" w:hAnsi="Times New Roman" w:cs="Times New Roman"/>
          <w:sz w:val="24"/>
          <w:szCs w:val="24"/>
        </w:rPr>
        <w:t xml:space="preserve">”) </w:t>
      </w:r>
      <w:r>
        <w:rPr>
          <w:rFonts w:ascii="Times New Roman" w:hAnsi="Times New Roman" w:cs="Times New Roman"/>
          <w:sz w:val="24"/>
          <w:szCs w:val="24"/>
        </w:rPr>
        <w:t xml:space="preserve">được ký kết ngày </w:t>
      </w:r>
      <w:proofErr w:type="gramStart"/>
      <w:r w:rsidR="00DB1BDE">
        <w:rPr>
          <w:rFonts w:ascii="Times New Roman" w:hAnsi="Times New Roman" w:cs="Times New Roman"/>
          <w:sz w:val="24"/>
          <w:szCs w:val="24"/>
        </w:rPr>
        <w:t>…..</w:t>
      </w:r>
      <w:proofErr w:type="gramEnd"/>
      <w:r>
        <w:rPr>
          <w:rFonts w:ascii="Times New Roman" w:hAnsi="Times New Roman" w:cs="Times New Roman"/>
          <w:sz w:val="24"/>
          <w:szCs w:val="24"/>
        </w:rPr>
        <w:t xml:space="preserve"> tháng </w:t>
      </w:r>
      <w:proofErr w:type="gramStart"/>
      <w:r w:rsidR="00DB1BDE">
        <w:rPr>
          <w:rFonts w:ascii="Times New Roman" w:hAnsi="Times New Roman" w:cs="Times New Roman"/>
          <w:sz w:val="24"/>
          <w:szCs w:val="24"/>
        </w:rPr>
        <w:t>…..</w:t>
      </w:r>
      <w:proofErr w:type="gramEnd"/>
      <w:r w:rsidRPr="0075087F">
        <w:rPr>
          <w:rFonts w:ascii="Times New Roman" w:hAnsi="Times New Roman" w:cs="Times New Roman"/>
          <w:sz w:val="24"/>
          <w:szCs w:val="24"/>
        </w:rPr>
        <w:t xml:space="preserve">năm </w:t>
      </w:r>
      <w:r>
        <w:rPr>
          <w:rFonts w:ascii="Times New Roman" w:hAnsi="Times New Roman" w:cs="Times New Roman"/>
          <w:sz w:val="24"/>
          <w:szCs w:val="24"/>
        </w:rPr>
        <w:t>202</w:t>
      </w:r>
      <w:r w:rsidR="00DB1BDE">
        <w:rPr>
          <w:rFonts w:ascii="Times New Roman" w:hAnsi="Times New Roman" w:cs="Times New Roman"/>
          <w:sz w:val="24"/>
          <w:szCs w:val="24"/>
        </w:rPr>
        <w:t>…</w:t>
      </w:r>
      <w:r w:rsidRPr="0075087F">
        <w:rPr>
          <w:rFonts w:ascii="Times New Roman" w:hAnsi="Times New Roman" w:cs="Times New Roman"/>
          <w:sz w:val="24"/>
          <w:szCs w:val="24"/>
        </w:rPr>
        <w:t xml:space="preserve"> tại </w:t>
      </w:r>
      <w:r>
        <w:rPr>
          <w:rFonts w:ascii="Times New Roman" w:hAnsi="Times New Roman" w:cs="Times New Roman"/>
          <w:sz w:val="24"/>
          <w:szCs w:val="24"/>
        </w:rPr>
        <w:t>TP. Hồ Chí Minh,</w:t>
      </w:r>
      <w:r w:rsidRPr="0075087F">
        <w:rPr>
          <w:rFonts w:ascii="Times New Roman" w:hAnsi="Times New Roman" w:cs="Times New Roman"/>
          <w:sz w:val="24"/>
          <w:szCs w:val="24"/>
        </w:rPr>
        <w:t xml:space="preserve"> giữa:</w:t>
      </w:r>
    </w:p>
    <w:p w14:paraId="2CA3641E" w14:textId="77777777" w:rsidR="00C74142" w:rsidRPr="00730B77" w:rsidRDefault="00C74142" w:rsidP="00C74142">
      <w:pPr>
        <w:spacing w:after="120" w:line="276" w:lineRule="auto"/>
        <w:contextualSpacing/>
        <w:jc w:val="both"/>
        <w:rPr>
          <w:rFonts w:ascii="Times New Roman" w:hAnsi="Times New Roman" w:cs="Times New Roman"/>
          <w:sz w:val="12"/>
          <w:szCs w:val="12"/>
        </w:rPr>
      </w:pPr>
    </w:p>
    <w:tbl>
      <w:tblPr>
        <w:tblStyle w:val="TableGrid"/>
        <w:tblW w:w="979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301"/>
        <w:gridCol w:w="3674"/>
        <w:gridCol w:w="4175"/>
      </w:tblGrid>
      <w:tr w:rsidR="00C74142" w14:paraId="2F6520D0" w14:textId="77777777" w:rsidTr="00C74142">
        <w:trPr>
          <w:trHeight w:val="310"/>
        </w:trPr>
        <w:tc>
          <w:tcPr>
            <w:tcW w:w="1643" w:type="dxa"/>
          </w:tcPr>
          <w:p w14:paraId="1344A8E2"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b/>
                <w:sz w:val="24"/>
                <w:szCs w:val="24"/>
              </w:rPr>
              <w:t>BÊN A</w:t>
            </w:r>
          </w:p>
        </w:tc>
        <w:tc>
          <w:tcPr>
            <w:tcW w:w="301" w:type="dxa"/>
          </w:tcPr>
          <w:p w14:paraId="4C0F96FE"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b/>
                <w:sz w:val="24"/>
                <w:szCs w:val="24"/>
              </w:rPr>
              <w:t>:</w:t>
            </w:r>
          </w:p>
        </w:tc>
        <w:tc>
          <w:tcPr>
            <w:tcW w:w="7849" w:type="dxa"/>
            <w:gridSpan w:val="2"/>
          </w:tcPr>
          <w:p w14:paraId="0D2068E7" w14:textId="4A128A83" w:rsidR="00C74142" w:rsidRDefault="00F06476" w:rsidP="001B0496">
            <w:pPr>
              <w:tabs>
                <w:tab w:val="left" w:pos="1418"/>
                <w:tab w:val="left" w:pos="5954"/>
              </w:tabs>
              <w:spacing w:line="276" w:lineRule="auto"/>
              <w:rPr>
                <w:rFonts w:ascii="Times New Roman" w:hAnsi="Times New Roman" w:cs="Times New Roman"/>
                <w:b/>
                <w:sz w:val="24"/>
                <w:szCs w:val="24"/>
              </w:rPr>
            </w:pPr>
            <w:r>
              <w:rPr>
                <w:rFonts w:ascii="Times New Roman" w:hAnsi="Times New Roman" w:cs="Times New Roman"/>
                <w:b/>
                <w:sz w:val="24"/>
                <w:szCs w:val="24"/>
              </w:rPr>
              <w:t>CÔNG TY TNHH DỊCH VỤ QUẢN LÝ BẤT ĐỘNG SẢN SÀI GÒN THƯƠNG TÍN</w:t>
            </w:r>
          </w:p>
        </w:tc>
      </w:tr>
      <w:tr w:rsidR="00C74142" w14:paraId="6668F6AF" w14:textId="77777777" w:rsidTr="00C74142">
        <w:trPr>
          <w:trHeight w:val="310"/>
        </w:trPr>
        <w:tc>
          <w:tcPr>
            <w:tcW w:w="1643" w:type="dxa"/>
          </w:tcPr>
          <w:p w14:paraId="55A89C8F"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Địa chỉ</w:t>
            </w:r>
          </w:p>
        </w:tc>
        <w:tc>
          <w:tcPr>
            <w:tcW w:w="301" w:type="dxa"/>
          </w:tcPr>
          <w:p w14:paraId="408B015A"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7849" w:type="dxa"/>
            <w:gridSpan w:val="2"/>
          </w:tcPr>
          <w:p w14:paraId="2FBFA6A6" w14:textId="1A26FB3C" w:rsidR="00C74142" w:rsidRPr="00445711" w:rsidRDefault="00F06476" w:rsidP="001B0496">
            <w:pPr>
              <w:tabs>
                <w:tab w:val="left" w:pos="1418"/>
                <w:tab w:val="left" w:pos="5954"/>
              </w:tabs>
              <w:spacing w:line="276" w:lineRule="auto"/>
              <w:rPr>
                <w:rFonts w:ascii="Times New Roman" w:hAnsi="Times New Roman" w:cs="Times New Roman"/>
                <w:b/>
                <w:sz w:val="24"/>
                <w:szCs w:val="24"/>
              </w:rPr>
            </w:pPr>
            <w:ins w:id="4" w:author="ttclandm" w:date="2025-12-17T09:26:00Z">
              <w:r w:rsidRPr="00445711">
                <w:rPr>
                  <w:rFonts w:ascii="Times New Roman" w:hAnsi="Times New Roman" w:cs="Times New Roman"/>
                  <w:b/>
                  <w:sz w:val="24"/>
                  <w:szCs w:val="24"/>
                </w:rPr>
                <w:t>512 Lý Thường Kiệt, phường Tân Sơn Nhất, thành phố Hồ Chí Minh.</w:t>
              </w:r>
            </w:ins>
          </w:p>
        </w:tc>
      </w:tr>
      <w:tr w:rsidR="00C74142" w14:paraId="0516D2EF" w14:textId="77777777" w:rsidTr="00C74142">
        <w:trPr>
          <w:trHeight w:val="310"/>
        </w:trPr>
        <w:tc>
          <w:tcPr>
            <w:tcW w:w="1643" w:type="dxa"/>
          </w:tcPr>
          <w:p w14:paraId="63CC833F"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Pr>
                <w:rFonts w:ascii="Times New Roman" w:hAnsi="Times New Roman" w:cs="Times New Roman"/>
                <w:sz w:val="24"/>
                <w:szCs w:val="24"/>
              </w:rPr>
              <w:t>MST</w:t>
            </w:r>
          </w:p>
        </w:tc>
        <w:tc>
          <w:tcPr>
            <w:tcW w:w="301" w:type="dxa"/>
          </w:tcPr>
          <w:p w14:paraId="37D3E267"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7849" w:type="dxa"/>
            <w:gridSpan w:val="2"/>
          </w:tcPr>
          <w:p w14:paraId="56A14D14" w14:textId="6480E4B1" w:rsidR="00C74142" w:rsidRPr="004B4325" w:rsidRDefault="00F06476" w:rsidP="001B0496">
            <w:pPr>
              <w:tabs>
                <w:tab w:val="left" w:pos="1418"/>
              </w:tabs>
              <w:spacing w:line="276" w:lineRule="auto"/>
              <w:rPr>
                <w:rFonts w:ascii="Times New Roman" w:hAnsi="Times New Roman" w:cs="Times New Roman"/>
                <w:sz w:val="24"/>
                <w:szCs w:val="24"/>
              </w:rPr>
            </w:pPr>
            <w:ins w:id="5" w:author="ttclandm" w:date="2025-12-17T09:27:00Z">
              <w:r>
                <w:rPr>
                  <w:rFonts w:ascii="Times New Roman" w:hAnsi="Times New Roman" w:cs="Times New Roman"/>
                  <w:sz w:val="24"/>
                  <w:szCs w:val="24"/>
                </w:rPr>
                <w:t>0313552626</w:t>
              </w:r>
            </w:ins>
          </w:p>
        </w:tc>
      </w:tr>
      <w:tr w:rsidR="00C74142" w:rsidDel="00F06476" w14:paraId="1B872BF9" w14:textId="04EFE7DA" w:rsidTr="00C74142">
        <w:trPr>
          <w:trHeight w:val="325"/>
          <w:del w:id="6" w:author="ttclandm" w:date="2025-12-17T09:27:00Z"/>
        </w:trPr>
        <w:tc>
          <w:tcPr>
            <w:tcW w:w="1643" w:type="dxa"/>
          </w:tcPr>
          <w:p w14:paraId="57A6C60F" w14:textId="5A3270A7" w:rsidR="00C74142" w:rsidDel="00F06476" w:rsidRDefault="00C74142" w:rsidP="001B0496">
            <w:pPr>
              <w:tabs>
                <w:tab w:val="left" w:pos="1418"/>
                <w:tab w:val="left" w:pos="5954"/>
              </w:tabs>
              <w:spacing w:line="276" w:lineRule="auto"/>
              <w:rPr>
                <w:del w:id="7" w:author="ttclandm" w:date="2025-12-17T09:27:00Z"/>
                <w:rFonts w:ascii="Times New Roman" w:hAnsi="Times New Roman" w:cs="Times New Roman"/>
                <w:b/>
                <w:sz w:val="24"/>
                <w:szCs w:val="24"/>
              </w:rPr>
            </w:pPr>
            <w:del w:id="8" w:author="ttclandm" w:date="2025-12-17T09:27:00Z">
              <w:r w:rsidRPr="0075087F" w:rsidDel="00F06476">
                <w:rPr>
                  <w:rFonts w:ascii="Times New Roman" w:hAnsi="Times New Roman" w:cs="Times New Roman"/>
                  <w:sz w:val="24"/>
                  <w:szCs w:val="24"/>
                </w:rPr>
                <w:delText>Điện thoại</w:delText>
              </w:r>
            </w:del>
          </w:p>
        </w:tc>
        <w:tc>
          <w:tcPr>
            <w:tcW w:w="301" w:type="dxa"/>
          </w:tcPr>
          <w:p w14:paraId="3408FFDF" w14:textId="34B1C54E" w:rsidR="00C74142" w:rsidDel="00F06476" w:rsidRDefault="00C74142" w:rsidP="001B0496">
            <w:pPr>
              <w:tabs>
                <w:tab w:val="left" w:pos="1418"/>
                <w:tab w:val="left" w:pos="5954"/>
              </w:tabs>
              <w:spacing w:line="276" w:lineRule="auto"/>
              <w:rPr>
                <w:del w:id="9" w:author="ttclandm" w:date="2025-12-17T09:27:00Z"/>
                <w:rFonts w:ascii="Times New Roman" w:hAnsi="Times New Roman" w:cs="Times New Roman"/>
                <w:b/>
                <w:sz w:val="24"/>
                <w:szCs w:val="24"/>
              </w:rPr>
            </w:pPr>
            <w:del w:id="10" w:author="ttclandm" w:date="2025-12-17T09:27:00Z">
              <w:r w:rsidRPr="0075087F" w:rsidDel="00F06476">
                <w:rPr>
                  <w:rFonts w:ascii="Times New Roman" w:hAnsi="Times New Roman" w:cs="Times New Roman"/>
                  <w:sz w:val="24"/>
                  <w:szCs w:val="24"/>
                </w:rPr>
                <w:delText>:</w:delText>
              </w:r>
            </w:del>
          </w:p>
        </w:tc>
        <w:tc>
          <w:tcPr>
            <w:tcW w:w="3674" w:type="dxa"/>
          </w:tcPr>
          <w:p w14:paraId="584CE05B" w14:textId="22EB1A0E" w:rsidR="00C74142" w:rsidDel="00F06476" w:rsidRDefault="00C74142" w:rsidP="001B0496">
            <w:pPr>
              <w:tabs>
                <w:tab w:val="left" w:pos="1418"/>
                <w:tab w:val="left" w:pos="5954"/>
              </w:tabs>
              <w:spacing w:line="276" w:lineRule="auto"/>
              <w:rPr>
                <w:del w:id="11" w:author="ttclandm" w:date="2025-12-17T09:27:00Z"/>
                <w:rFonts w:ascii="Times New Roman" w:hAnsi="Times New Roman" w:cs="Times New Roman"/>
                <w:b/>
                <w:sz w:val="24"/>
                <w:szCs w:val="24"/>
              </w:rPr>
            </w:pPr>
          </w:p>
        </w:tc>
        <w:tc>
          <w:tcPr>
            <w:tcW w:w="4175" w:type="dxa"/>
          </w:tcPr>
          <w:p w14:paraId="1847F4CD" w14:textId="305340F6" w:rsidR="00C74142" w:rsidDel="00F06476" w:rsidRDefault="00C74142" w:rsidP="001B0496">
            <w:pPr>
              <w:tabs>
                <w:tab w:val="left" w:pos="1418"/>
                <w:tab w:val="left" w:pos="5954"/>
              </w:tabs>
              <w:spacing w:line="276" w:lineRule="auto"/>
              <w:rPr>
                <w:del w:id="12" w:author="ttclandm" w:date="2025-12-17T09:27:00Z"/>
                <w:rFonts w:ascii="Times New Roman" w:hAnsi="Times New Roman" w:cs="Times New Roman"/>
                <w:b/>
                <w:sz w:val="24"/>
                <w:szCs w:val="24"/>
              </w:rPr>
            </w:pPr>
          </w:p>
        </w:tc>
      </w:tr>
      <w:tr w:rsidR="00C74142" w:rsidDel="00F06476" w14:paraId="58ABEBFA" w14:textId="70AE22F0" w:rsidTr="00C74142">
        <w:trPr>
          <w:trHeight w:val="310"/>
          <w:del w:id="13" w:author="ttclandm" w:date="2025-12-17T09:27:00Z"/>
        </w:trPr>
        <w:tc>
          <w:tcPr>
            <w:tcW w:w="1643" w:type="dxa"/>
          </w:tcPr>
          <w:p w14:paraId="2BAEBE95" w14:textId="0AE7FAE8" w:rsidR="00C74142" w:rsidDel="00F06476" w:rsidRDefault="00C74142" w:rsidP="001B0496">
            <w:pPr>
              <w:tabs>
                <w:tab w:val="left" w:pos="1418"/>
                <w:tab w:val="left" w:pos="5954"/>
              </w:tabs>
              <w:spacing w:line="276" w:lineRule="auto"/>
              <w:rPr>
                <w:del w:id="14" w:author="ttclandm" w:date="2025-12-17T09:27:00Z"/>
                <w:rFonts w:ascii="Times New Roman" w:hAnsi="Times New Roman" w:cs="Times New Roman"/>
                <w:b/>
                <w:sz w:val="24"/>
                <w:szCs w:val="24"/>
              </w:rPr>
            </w:pPr>
            <w:del w:id="15" w:author="ttclandm" w:date="2025-12-17T09:27:00Z">
              <w:r w:rsidRPr="0075087F" w:rsidDel="00F06476">
                <w:rPr>
                  <w:rFonts w:ascii="Times New Roman" w:hAnsi="Times New Roman" w:cs="Times New Roman"/>
                  <w:sz w:val="24"/>
                  <w:szCs w:val="24"/>
                </w:rPr>
                <w:delText>Website</w:delText>
              </w:r>
            </w:del>
          </w:p>
        </w:tc>
        <w:tc>
          <w:tcPr>
            <w:tcW w:w="301" w:type="dxa"/>
          </w:tcPr>
          <w:p w14:paraId="69D22CC6" w14:textId="5F071451" w:rsidR="00C74142" w:rsidDel="00F06476" w:rsidRDefault="00C74142" w:rsidP="001B0496">
            <w:pPr>
              <w:tabs>
                <w:tab w:val="left" w:pos="1418"/>
                <w:tab w:val="left" w:pos="5954"/>
              </w:tabs>
              <w:spacing w:line="276" w:lineRule="auto"/>
              <w:rPr>
                <w:del w:id="16" w:author="ttclandm" w:date="2025-12-17T09:27:00Z"/>
                <w:rFonts w:ascii="Times New Roman" w:hAnsi="Times New Roman" w:cs="Times New Roman"/>
                <w:b/>
                <w:sz w:val="24"/>
                <w:szCs w:val="24"/>
              </w:rPr>
            </w:pPr>
            <w:del w:id="17" w:author="ttclandm" w:date="2025-12-17T09:27:00Z">
              <w:r w:rsidRPr="0075087F" w:rsidDel="00F06476">
                <w:rPr>
                  <w:rFonts w:ascii="Times New Roman" w:hAnsi="Times New Roman" w:cs="Times New Roman"/>
                  <w:sz w:val="24"/>
                  <w:szCs w:val="24"/>
                </w:rPr>
                <w:delText>:</w:delText>
              </w:r>
            </w:del>
          </w:p>
        </w:tc>
        <w:tc>
          <w:tcPr>
            <w:tcW w:w="3674" w:type="dxa"/>
          </w:tcPr>
          <w:p w14:paraId="3F0C8F2E" w14:textId="2DA34591" w:rsidR="00C74142" w:rsidDel="00F06476" w:rsidRDefault="00C74142" w:rsidP="001B0496">
            <w:pPr>
              <w:tabs>
                <w:tab w:val="left" w:pos="1418"/>
                <w:tab w:val="left" w:pos="5954"/>
              </w:tabs>
              <w:spacing w:line="276" w:lineRule="auto"/>
              <w:rPr>
                <w:del w:id="18" w:author="ttclandm" w:date="2025-12-17T09:27:00Z"/>
                <w:rFonts w:ascii="Times New Roman" w:hAnsi="Times New Roman" w:cs="Times New Roman"/>
                <w:b/>
                <w:sz w:val="24"/>
                <w:szCs w:val="24"/>
              </w:rPr>
            </w:pPr>
          </w:p>
        </w:tc>
        <w:tc>
          <w:tcPr>
            <w:tcW w:w="4175" w:type="dxa"/>
          </w:tcPr>
          <w:p w14:paraId="5FDDBD16" w14:textId="6BB0976D" w:rsidR="00C74142" w:rsidDel="00F06476" w:rsidRDefault="00C74142" w:rsidP="001B0496">
            <w:pPr>
              <w:tabs>
                <w:tab w:val="left" w:pos="1418"/>
                <w:tab w:val="left" w:pos="5954"/>
              </w:tabs>
              <w:spacing w:line="276" w:lineRule="auto"/>
              <w:rPr>
                <w:del w:id="19" w:author="ttclandm" w:date="2025-12-17T09:27:00Z"/>
                <w:rFonts w:ascii="Times New Roman" w:hAnsi="Times New Roman" w:cs="Times New Roman"/>
                <w:b/>
                <w:sz w:val="24"/>
                <w:szCs w:val="24"/>
              </w:rPr>
            </w:pPr>
          </w:p>
        </w:tc>
      </w:tr>
      <w:tr w:rsidR="00C74142" w:rsidDel="00F06476" w14:paraId="74572021" w14:textId="457F6C6E" w:rsidTr="00C74142">
        <w:trPr>
          <w:trHeight w:val="310"/>
          <w:del w:id="20" w:author="ttclandm" w:date="2025-12-17T09:27:00Z"/>
        </w:trPr>
        <w:tc>
          <w:tcPr>
            <w:tcW w:w="1643" w:type="dxa"/>
          </w:tcPr>
          <w:p w14:paraId="5688C0BE" w14:textId="106EBCBF" w:rsidR="00C74142" w:rsidDel="00F06476" w:rsidRDefault="00C74142" w:rsidP="001B0496">
            <w:pPr>
              <w:tabs>
                <w:tab w:val="left" w:pos="1418"/>
                <w:tab w:val="left" w:pos="5954"/>
              </w:tabs>
              <w:spacing w:line="276" w:lineRule="auto"/>
              <w:rPr>
                <w:del w:id="21" w:author="ttclandm" w:date="2025-12-17T09:27:00Z"/>
                <w:rFonts w:ascii="Times New Roman" w:hAnsi="Times New Roman" w:cs="Times New Roman"/>
                <w:b/>
                <w:sz w:val="24"/>
                <w:szCs w:val="24"/>
              </w:rPr>
            </w:pPr>
            <w:del w:id="22" w:author="ttclandm" w:date="2025-12-17T09:27:00Z">
              <w:r w:rsidRPr="0075087F" w:rsidDel="00F06476">
                <w:rPr>
                  <w:rFonts w:ascii="Times New Roman" w:hAnsi="Times New Roman" w:cs="Times New Roman"/>
                  <w:sz w:val="24"/>
                  <w:szCs w:val="24"/>
                </w:rPr>
                <w:delText>Tài khoản số</w:delText>
              </w:r>
            </w:del>
          </w:p>
        </w:tc>
        <w:tc>
          <w:tcPr>
            <w:tcW w:w="301" w:type="dxa"/>
          </w:tcPr>
          <w:p w14:paraId="57571A94" w14:textId="0867C6F5" w:rsidR="00C74142" w:rsidDel="00F06476" w:rsidRDefault="00C74142" w:rsidP="001B0496">
            <w:pPr>
              <w:tabs>
                <w:tab w:val="left" w:pos="1418"/>
                <w:tab w:val="left" w:pos="5954"/>
              </w:tabs>
              <w:spacing w:line="276" w:lineRule="auto"/>
              <w:rPr>
                <w:del w:id="23" w:author="ttclandm" w:date="2025-12-17T09:27:00Z"/>
                <w:rFonts w:ascii="Times New Roman" w:hAnsi="Times New Roman" w:cs="Times New Roman"/>
                <w:b/>
                <w:sz w:val="24"/>
                <w:szCs w:val="24"/>
              </w:rPr>
            </w:pPr>
            <w:del w:id="24" w:author="ttclandm" w:date="2025-12-17T09:27:00Z">
              <w:r w:rsidRPr="0075087F" w:rsidDel="00F06476">
                <w:rPr>
                  <w:rFonts w:ascii="Times New Roman" w:hAnsi="Times New Roman" w:cs="Times New Roman"/>
                  <w:sz w:val="24"/>
                  <w:szCs w:val="24"/>
                </w:rPr>
                <w:delText xml:space="preserve">: </w:delText>
              </w:r>
            </w:del>
          </w:p>
        </w:tc>
        <w:tc>
          <w:tcPr>
            <w:tcW w:w="7849" w:type="dxa"/>
            <w:gridSpan w:val="2"/>
          </w:tcPr>
          <w:p w14:paraId="43A38CA3" w14:textId="10486CB7" w:rsidR="00C74142" w:rsidRPr="00345533" w:rsidDel="00F06476" w:rsidRDefault="00C74142" w:rsidP="001B0496">
            <w:pPr>
              <w:tabs>
                <w:tab w:val="left" w:pos="1418"/>
                <w:tab w:val="left" w:pos="5954"/>
              </w:tabs>
              <w:spacing w:line="276" w:lineRule="auto"/>
              <w:rPr>
                <w:del w:id="25" w:author="ttclandm" w:date="2025-12-17T09:27:00Z"/>
                <w:rFonts w:ascii="Times New Roman" w:hAnsi="Times New Roman" w:cs="Times New Roman"/>
                <w:b/>
                <w:spacing w:val="-4"/>
                <w:sz w:val="24"/>
                <w:szCs w:val="24"/>
              </w:rPr>
            </w:pPr>
          </w:p>
        </w:tc>
      </w:tr>
      <w:tr w:rsidR="00C74142" w14:paraId="6D01CFD1" w14:textId="77777777" w:rsidTr="00C74142">
        <w:trPr>
          <w:trHeight w:val="310"/>
        </w:trPr>
        <w:tc>
          <w:tcPr>
            <w:tcW w:w="1643" w:type="dxa"/>
          </w:tcPr>
          <w:p w14:paraId="4D7886CD"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Đại diện</w:t>
            </w:r>
          </w:p>
        </w:tc>
        <w:tc>
          <w:tcPr>
            <w:tcW w:w="301" w:type="dxa"/>
          </w:tcPr>
          <w:p w14:paraId="23D84735"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3674" w:type="dxa"/>
          </w:tcPr>
          <w:p w14:paraId="3B3082D6" w14:textId="0DEFB272" w:rsidR="00C74142" w:rsidRPr="00F06476" w:rsidRDefault="00F06476" w:rsidP="001B0496">
            <w:pPr>
              <w:tabs>
                <w:tab w:val="left" w:pos="1418"/>
                <w:tab w:val="left" w:pos="5954"/>
              </w:tabs>
              <w:spacing w:line="276" w:lineRule="auto"/>
              <w:rPr>
                <w:rFonts w:ascii="Times New Roman" w:hAnsi="Times New Roman" w:cs="Times New Roman"/>
                <w:b/>
                <w:sz w:val="24"/>
                <w:szCs w:val="24"/>
              </w:rPr>
            </w:pPr>
            <w:ins w:id="26" w:author="ttclandm" w:date="2025-12-17T09:27:00Z">
              <w:r>
                <w:rPr>
                  <w:rFonts w:ascii="Times New Roman" w:hAnsi="Times New Roman" w:cs="Times New Roman"/>
                  <w:sz w:val="24"/>
                  <w:szCs w:val="24"/>
                </w:rPr>
                <w:t xml:space="preserve">Ông </w:t>
              </w:r>
              <w:r>
                <w:rPr>
                  <w:rFonts w:ascii="Times New Roman" w:hAnsi="Times New Roman" w:cs="Times New Roman"/>
                  <w:b/>
                  <w:sz w:val="24"/>
                  <w:szCs w:val="24"/>
                </w:rPr>
                <w:t>LÊ VĂN LỘC</w:t>
              </w:r>
            </w:ins>
          </w:p>
        </w:tc>
        <w:tc>
          <w:tcPr>
            <w:tcW w:w="4175" w:type="dxa"/>
          </w:tcPr>
          <w:p w14:paraId="4F1829A0" w14:textId="40F27DC2" w:rsidR="00C74142" w:rsidRPr="00F06476"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 xml:space="preserve">Chức vụ: </w:t>
            </w:r>
            <w:ins w:id="27" w:author="ttclandm" w:date="2025-12-17T09:27:00Z">
              <w:r w:rsidR="00F06476">
                <w:rPr>
                  <w:rFonts w:ascii="Times New Roman" w:hAnsi="Times New Roman" w:cs="Times New Roman"/>
                  <w:b/>
                  <w:sz w:val="24"/>
                  <w:szCs w:val="24"/>
                </w:rPr>
                <w:t>Giám đốc</w:t>
              </w:r>
            </w:ins>
          </w:p>
        </w:tc>
      </w:tr>
    </w:tbl>
    <w:p w14:paraId="453A3E37" w14:textId="77777777" w:rsidR="00C74142" w:rsidRDefault="00C74142" w:rsidP="00C74142">
      <w:pPr>
        <w:tabs>
          <w:tab w:val="left" w:pos="1418"/>
          <w:tab w:val="left" w:pos="5954"/>
        </w:tabs>
        <w:spacing w:line="276" w:lineRule="auto"/>
        <w:rPr>
          <w:rFonts w:ascii="Times New Roman" w:hAnsi="Times New Roman" w:cs="Times New Roman"/>
          <w:b/>
          <w:sz w:val="12"/>
          <w:szCs w:val="12"/>
        </w:rPr>
      </w:pPr>
    </w:p>
    <w:p w14:paraId="1B0582D1" w14:textId="77777777" w:rsidR="00C74142" w:rsidRPr="003D11CB" w:rsidRDefault="00C74142" w:rsidP="00C74142">
      <w:pPr>
        <w:tabs>
          <w:tab w:val="left" w:pos="1418"/>
          <w:tab w:val="left" w:pos="5954"/>
        </w:tabs>
        <w:spacing w:line="276" w:lineRule="auto"/>
        <w:rPr>
          <w:rFonts w:ascii="Times New Roman" w:hAnsi="Times New Roman" w:cs="Times New Roman"/>
          <w:b/>
          <w:sz w:val="12"/>
          <w:szCs w:val="12"/>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296"/>
        <w:gridCol w:w="3612"/>
        <w:gridCol w:w="4104"/>
      </w:tblGrid>
      <w:tr w:rsidR="00C74142" w14:paraId="1A5CB27E" w14:textId="77777777" w:rsidTr="001B0496">
        <w:tc>
          <w:tcPr>
            <w:tcW w:w="1616" w:type="dxa"/>
          </w:tcPr>
          <w:p w14:paraId="667192A7"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b/>
                <w:sz w:val="24"/>
                <w:szCs w:val="24"/>
              </w:rPr>
              <w:t xml:space="preserve">BÊN </w:t>
            </w:r>
            <w:r>
              <w:rPr>
                <w:rFonts w:ascii="Times New Roman" w:hAnsi="Times New Roman" w:cs="Times New Roman"/>
                <w:b/>
                <w:sz w:val="24"/>
                <w:szCs w:val="24"/>
              </w:rPr>
              <w:t>B</w:t>
            </w:r>
          </w:p>
        </w:tc>
        <w:tc>
          <w:tcPr>
            <w:tcW w:w="296" w:type="dxa"/>
          </w:tcPr>
          <w:p w14:paraId="2E14063B"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b/>
                <w:sz w:val="24"/>
                <w:szCs w:val="24"/>
              </w:rPr>
              <w:t>:</w:t>
            </w:r>
          </w:p>
        </w:tc>
        <w:tc>
          <w:tcPr>
            <w:tcW w:w="7716" w:type="dxa"/>
            <w:gridSpan w:val="2"/>
          </w:tcPr>
          <w:p w14:paraId="513FDF0C" w14:textId="5B98CE0B" w:rsidR="00C74142" w:rsidRDefault="00C74142" w:rsidP="001B0496">
            <w:pPr>
              <w:tabs>
                <w:tab w:val="right" w:leader="dot" w:pos="7260"/>
              </w:tabs>
              <w:spacing w:line="276" w:lineRule="auto"/>
              <w:rPr>
                <w:rFonts w:ascii="Times New Roman" w:hAnsi="Times New Roman" w:cs="Times New Roman"/>
                <w:b/>
                <w:sz w:val="24"/>
                <w:szCs w:val="24"/>
              </w:rPr>
            </w:pPr>
            <w:r>
              <w:rPr>
                <w:rFonts w:ascii="Times New Roman" w:hAnsi="Times New Roman" w:cs="Times New Roman"/>
                <w:b/>
                <w:sz w:val="24"/>
                <w:szCs w:val="24"/>
              </w:rPr>
              <w:t>CÔNG TY CỔ PHẦN CITY CARE</w:t>
            </w:r>
          </w:p>
        </w:tc>
      </w:tr>
      <w:tr w:rsidR="00C74142" w14:paraId="2BD927F6" w14:textId="77777777" w:rsidTr="001B0496">
        <w:tc>
          <w:tcPr>
            <w:tcW w:w="1616" w:type="dxa"/>
          </w:tcPr>
          <w:p w14:paraId="71384B29"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Địa chỉ</w:t>
            </w:r>
          </w:p>
        </w:tc>
        <w:tc>
          <w:tcPr>
            <w:tcW w:w="296" w:type="dxa"/>
          </w:tcPr>
          <w:p w14:paraId="17A8575D"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7716" w:type="dxa"/>
            <w:gridSpan w:val="2"/>
          </w:tcPr>
          <w:p w14:paraId="302C3AD1" w14:textId="78DC472A" w:rsidR="00C74142" w:rsidRPr="000A1762" w:rsidRDefault="00D62705" w:rsidP="001B0496">
            <w:pPr>
              <w:tabs>
                <w:tab w:val="right" w:leader="dot" w:pos="7275"/>
              </w:tabs>
              <w:spacing w:line="276" w:lineRule="auto"/>
              <w:rPr>
                <w:rFonts w:ascii="Times New Roman" w:hAnsi="Times New Roman" w:cs="Times New Roman"/>
                <w:sz w:val="24"/>
                <w:szCs w:val="24"/>
              </w:rPr>
            </w:pPr>
            <w:r w:rsidRPr="00734197">
              <w:rPr>
                <w:rFonts w:ascii="Times New Roman" w:hAnsi="Times New Roman"/>
                <w:color w:val="000000" w:themeColor="text1"/>
                <w:sz w:val="25"/>
                <w:szCs w:val="25"/>
                <w:lang w:val="fr-FR"/>
              </w:rPr>
              <w:t>L10-06, tầng 10, toà nhà Vincom Center, số 79 Lê Thánh tôn, Phường Sài Gòn, Thành phố Hồ Chí Minh</w:t>
            </w:r>
          </w:p>
        </w:tc>
      </w:tr>
      <w:tr w:rsidR="00C74142" w14:paraId="4634C756" w14:textId="77777777" w:rsidTr="001B0496">
        <w:tc>
          <w:tcPr>
            <w:tcW w:w="1616" w:type="dxa"/>
          </w:tcPr>
          <w:p w14:paraId="44DEDF82"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Pr>
                <w:rFonts w:ascii="Times New Roman" w:hAnsi="Times New Roman" w:cs="Times New Roman"/>
                <w:sz w:val="24"/>
                <w:szCs w:val="24"/>
              </w:rPr>
              <w:t>MST</w:t>
            </w:r>
          </w:p>
        </w:tc>
        <w:tc>
          <w:tcPr>
            <w:tcW w:w="296" w:type="dxa"/>
          </w:tcPr>
          <w:p w14:paraId="35316195"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7716" w:type="dxa"/>
            <w:gridSpan w:val="2"/>
          </w:tcPr>
          <w:p w14:paraId="4279656C" w14:textId="43C905A9" w:rsidR="00C74142" w:rsidRPr="004B4325" w:rsidRDefault="00D62705" w:rsidP="001B0496">
            <w:pPr>
              <w:tabs>
                <w:tab w:val="right" w:leader="dot" w:pos="7260"/>
              </w:tabs>
              <w:spacing w:line="276" w:lineRule="auto"/>
              <w:rPr>
                <w:rFonts w:ascii="Times New Roman" w:hAnsi="Times New Roman" w:cs="Times New Roman"/>
                <w:sz w:val="24"/>
                <w:szCs w:val="24"/>
              </w:rPr>
            </w:pPr>
            <w:r w:rsidRPr="00734197">
              <w:rPr>
                <w:color w:val="000000" w:themeColor="text1"/>
              </w:rPr>
              <w:t>031 863 9292</w:t>
            </w:r>
          </w:p>
        </w:tc>
      </w:tr>
      <w:tr w:rsidR="00C74142" w14:paraId="4BFD42F7" w14:textId="77777777" w:rsidTr="001B0496">
        <w:tc>
          <w:tcPr>
            <w:tcW w:w="1616" w:type="dxa"/>
          </w:tcPr>
          <w:p w14:paraId="71D005AE"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Điện thoại</w:t>
            </w:r>
          </w:p>
        </w:tc>
        <w:tc>
          <w:tcPr>
            <w:tcW w:w="296" w:type="dxa"/>
          </w:tcPr>
          <w:p w14:paraId="5476E370"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3612" w:type="dxa"/>
          </w:tcPr>
          <w:p w14:paraId="70002A02" w14:textId="7216FB19" w:rsidR="00C74142" w:rsidRPr="008B4BBA" w:rsidRDefault="00D62705" w:rsidP="001B0496">
            <w:pPr>
              <w:tabs>
                <w:tab w:val="right" w:leader="dot" w:pos="3195"/>
              </w:tabs>
              <w:spacing w:line="276" w:lineRule="auto"/>
              <w:rPr>
                <w:rFonts w:ascii="Times New Roman" w:hAnsi="Times New Roman" w:cs="Times New Roman"/>
                <w:sz w:val="24"/>
                <w:szCs w:val="24"/>
              </w:rPr>
            </w:pPr>
            <w:r w:rsidRPr="00734197">
              <w:rPr>
                <w:color w:val="000000" w:themeColor="text1"/>
              </w:rPr>
              <w:t>0966 746 189</w:t>
            </w:r>
          </w:p>
        </w:tc>
        <w:tc>
          <w:tcPr>
            <w:tcW w:w="4104" w:type="dxa"/>
          </w:tcPr>
          <w:p w14:paraId="51588543" w14:textId="6E768FEA" w:rsidR="00C74142" w:rsidRPr="008B4BBA" w:rsidRDefault="00C74142" w:rsidP="001B0496">
            <w:pPr>
              <w:tabs>
                <w:tab w:val="right" w:leader="dot" w:pos="3690"/>
                <w:tab w:val="left" w:leader="dot" w:pos="5954"/>
              </w:tabs>
              <w:spacing w:line="276" w:lineRule="auto"/>
              <w:rPr>
                <w:rFonts w:ascii="Times New Roman" w:hAnsi="Times New Roman" w:cs="Times New Roman"/>
                <w:sz w:val="24"/>
                <w:szCs w:val="24"/>
              </w:rPr>
            </w:pPr>
          </w:p>
        </w:tc>
      </w:tr>
      <w:tr w:rsidR="00C74142" w14:paraId="566A6AFB" w14:textId="77777777" w:rsidTr="001B0496">
        <w:tc>
          <w:tcPr>
            <w:tcW w:w="1616" w:type="dxa"/>
          </w:tcPr>
          <w:p w14:paraId="12959608"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Tài khoản số</w:t>
            </w:r>
          </w:p>
        </w:tc>
        <w:tc>
          <w:tcPr>
            <w:tcW w:w="296" w:type="dxa"/>
          </w:tcPr>
          <w:p w14:paraId="0FA96FED"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 xml:space="preserve">: </w:t>
            </w:r>
          </w:p>
        </w:tc>
        <w:tc>
          <w:tcPr>
            <w:tcW w:w="7716" w:type="dxa"/>
            <w:gridSpan w:val="2"/>
          </w:tcPr>
          <w:p w14:paraId="7237815B" w14:textId="145BCDEC" w:rsidR="00C74142" w:rsidRPr="004E5246" w:rsidRDefault="00ED04C8" w:rsidP="001B0496">
            <w:pPr>
              <w:tabs>
                <w:tab w:val="right" w:leader="dot" w:pos="7260"/>
              </w:tabs>
              <w:spacing w:line="276" w:lineRule="auto"/>
              <w:rPr>
                <w:rFonts w:ascii="Times New Roman" w:hAnsi="Times New Roman" w:cs="Times New Roman"/>
                <w:sz w:val="24"/>
                <w:szCs w:val="24"/>
              </w:rPr>
            </w:pPr>
            <w:r w:rsidRPr="00734197">
              <w:rPr>
                <w:rFonts w:ascii="Times New Roman" w:hAnsi="Times New Roman"/>
                <w:color w:val="000000" w:themeColor="text1"/>
                <w:sz w:val="25"/>
                <w:szCs w:val="25"/>
                <w:lang w:val="fr-FR"/>
              </w:rPr>
              <w:t>L10-06, tầng 10, toà nhà Vincom Center, số 79 Lê Thánh tôn, Phường Sài Gòn, Thành phố Hồ Chí Minh</w:t>
            </w:r>
          </w:p>
        </w:tc>
      </w:tr>
      <w:tr w:rsidR="00C74142" w14:paraId="79E164D7" w14:textId="77777777" w:rsidTr="001B0496">
        <w:tc>
          <w:tcPr>
            <w:tcW w:w="1616" w:type="dxa"/>
          </w:tcPr>
          <w:p w14:paraId="4B9700D1"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Đại diện</w:t>
            </w:r>
          </w:p>
        </w:tc>
        <w:tc>
          <w:tcPr>
            <w:tcW w:w="296" w:type="dxa"/>
          </w:tcPr>
          <w:p w14:paraId="7B071F66" w14:textId="77777777" w:rsidR="00C74142" w:rsidRDefault="00C74142" w:rsidP="001B0496">
            <w:pPr>
              <w:tabs>
                <w:tab w:val="left" w:pos="1418"/>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w:t>
            </w:r>
          </w:p>
        </w:tc>
        <w:tc>
          <w:tcPr>
            <w:tcW w:w="3612" w:type="dxa"/>
          </w:tcPr>
          <w:p w14:paraId="5B4C8536" w14:textId="5188799E" w:rsidR="00C74142" w:rsidRDefault="00D62705" w:rsidP="001B0496">
            <w:pPr>
              <w:tabs>
                <w:tab w:val="right" w:leader="dot" w:pos="3195"/>
                <w:tab w:val="left" w:pos="5954"/>
              </w:tabs>
              <w:spacing w:line="276" w:lineRule="auto"/>
              <w:rPr>
                <w:rFonts w:ascii="Times New Roman" w:hAnsi="Times New Roman" w:cs="Times New Roman"/>
                <w:b/>
                <w:sz w:val="24"/>
                <w:szCs w:val="24"/>
              </w:rPr>
            </w:pPr>
            <w:r>
              <w:rPr>
                <w:rFonts w:ascii="Times New Roman" w:eastAsia="SimSun" w:hAnsi="Times New Roman"/>
                <w:sz w:val="24"/>
                <w:szCs w:val="24"/>
              </w:rPr>
              <w:t>Ông</w:t>
            </w:r>
            <w:r w:rsidR="00C74142" w:rsidRPr="005A4B02">
              <w:rPr>
                <w:rFonts w:ascii="Times New Roman" w:eastAsia="SimSun" w:hAnsi="Times New Roman"/>
                <w:sz w:val="24"/>
                <w:szCs w:val="24"/>
              </w:rPr>
              <w:t xml:space="preserve"> </w:t>
            </w:r>
            <w:r w:rsidRPr="00D62705">
              <w:rPr>
                <w:rFonts w:ascii="Times New Roman" w:eastAsia="SimSun" w:hAnsi="Times New Roman"/>
                <w:b/>
                <w:bCs/>
                <w:sz w:val="24"/>
                <w:szCs w:val="24"/>
              </w:rPr>
              <w:t>TRẦN VĂN TOÁN</w:t>
            </w:r>
          </w:p>
        </w:tc>
        <w:tc>
          <w:tcPr>
            <w:tcW w:w="4104" w:type="dxa"/>
          </w:tcPr>
          <w:p w14:paraId="219F5DE2" w14:textId="77777777" w:rsidR="00C74142" w:rsidRDefault="00C74142" w:rsidP="001B0496">
            <w:pPr>
              <w:tabs>
                <w:tab w:val="right" w:leader="dot" w:pos="3690"/>
                <w:tab w:val="left" w:pos="5954"/>
              </w:tabs>
              <w:spacing w:line="276" w:lineRule="auto"/>
              <w:rPr>
                <w:rFonts w:ascii="Times New Roman" w:hAnsi="Times New Roman" w:cs="Times New Roman"/>
                <w:b/>
                <w:sz w:val="24"/>
                <w:szCs w:val="24"/>
              </w:rPr>
            </w:pPr>
            <w:r w:rsidRPr="0075087F">
              <w:rPr>
                <w:rFonts w:ascii="Times New Roman" w:hAnsi="Times New Roman" w:cs="Times New Roman"/>
                <w:sz w:val="24"/>
                <w:szCs w:val="24"/>
              </w:rPr>
              <w:t xml:space="preserve">Chức vụ: </w:t>
            </w:r>
            <w:r w:rsidRPr="005A4B02">
              <w:rPr>
                <w:rFonts w:ascii="Times New Roman" w:eastAsia="SimSun" w:hAnsi="Times New Roman"/>
                <w:b/>
                <w:sz w:val="24"/>
                <w:szCs w:val="24"/>
              </w:rPr>
              <w:t>Giám đố</w:t>
            </w:r>
            <w:r w:rsidRPr="00285406">
              <w:rPr>
                <w:rFonts w:ascii="Times New Roman" w:eastAsia="SimSun" w:hAnsi="Times New Roman"/>
                <w:b/>
                <w:sz w:val="24"/>
                <w:szCs w:val="24"/>
              </w:rPr>
              <w:t>c</w:t>
            </w:r>
          </w:p>
        </w:tc>
      </w:tr>
      <w:tr w:rsidR="00C74142" w14:paraId="63BE9A2C" w14:textId="77777777" w:rsidTr="001B0496">
        <w:tc>
          <w:tcPr>
            <w:tcW w:w="9628" w:type="dxa"/>
            <w:gridSpan w:val="4"/>
          </w:tcPr>
          <w:p w14:paraId="56E67FB8" w14:textId="77777777" w:rsidR="00C74142" w:rsidRPr="004B4325" w:rsidRDefault="00C74142" w:rsidP="001B0496">
            <w:pPr>
              <w:spacing w:line="276" w:lineRule="auto"/>
              <w:rPr>
                <w:rFonts w:ascii="Times New Roman" w:hAnsi="Times New Roman" w:cs="Times New Roman"/>
                <w:i/>
                <w:sz w:val="24"/>
                <w:szCs w:val="24"/>
              </w:rPr>
            </w:pPr>
          </w:p>
        </w:tc>
      </w:tr>
    </w:tbl>
    <w:p w14:paraId="222D6C25" w14:textId="77777777" w:rsidR="00C74142" w:rsidRPr="00EF4314" w:rsidRDefault="00C74142" w:rsidP="00C74142">
      <w:pPr>
        <w:tabs>
          <w:tab w:val="left" w:pos="1560"/>
          <w:tab w:val="left" w:pos="5103"/>
        </w:tabs>
        <w:spacing w:after="80" w:line="276" w:lineRule="auto"/>
        <w:jc w:val="both"/>
        <w:rPr>
          <w:rFonts w:ascii="Times New Roman" w:hAnsi="Times New Roman" w:cs="Times New Roman"/>
          <w:sz w:val="24"/>
          <w:szCs w:val="24"/>
          <w:lang w:val="fr-FR"/>
        </w:rPr>
      </w:pPr>
      <w:r w:rsidRPr="0075087F">
        <w:rPr>
          <w:rFonts w:ascii="Times New Roman" w:hAnsi="Times New Roman" w:cs="Times New Roman"/>
          <w:sz w:val="24"/>
          <w:szCs w:val="24"/>
          <w:lang w:val="fr-FR"/>
        </w:rPr>
        <w:t xml:space="preserve">Sau khi thỏa thuận, </w:t>
      </w:r>
      <w:r>
        <w:rPr>
          <w:rFonts w:ascii="Times New Roman" w:hAnsi="Times New Roman" w:cs="Times New Roman"/>
          <w:sz w:val="24"/>
          <w:szCs w:val="24"/>
          <w:lang w:val="fr-FR"/>
        </w:rPr>
        <w:t>h</w:t>
      </w:r>
      <w:r w:rsidRPr="0075087F">
        <w:rPr>
          <w:rFonts w:ascii="Times New Roman" w:hAnsi="Times New Roman" w:cs="Times New Roman"/>
          <w:sz w:val="24"/>
          <w:szCs w:val="24"/>
          <w:lang w:val="fr-FR"/>
        </w:rPr>
        <w:t xml:space="preserve">ai Bên đồng ý ký kết Hợp </w:t>
      </w:r>
      <w:r>
        <w:rPr>
          <w:rFonts w:ascii="Times New Roman" w:hAnsi="Times New Roman" w:cs="Times New Roman"/>
          <w:sz w:val="24"/>
          <w:szCs w:val="24"/>
          <w:lang w:val="fr-FR"/>
        </w:rPr>
        <w:t>đ</w:t>
      </w:r>
      <w:r w:rsidRPr="0075087F">
        <w:rPr>
          <w:rFonts w:ascii="Times New Roman" w:hAnsi="Times New Roman" w:cs="Times New Roman"/>
          <w:sz w:val="24"/>
          <w:szCs w:val="24"/>
          <w:lang w:val="fr-FR"/>
        </w:rPr>
        <w:t xml:space="preserve">ồng này với các điều kiện và điều khoản </w:t>
      </w:r>
      <w:proofErr w:type="gramStart"/>
      <w:r w:rsidRPr="0075087F">
        <w:rPr>
          <w:rFonts w:ascii="Times New Roman" w:hAnsi="Times New Roman" w:cs="Times New Roman"/>
          <w:sz w:val="24"/>
          <w:szCs w:val="24"/>
          <w:lang w:val="fr-FR"/>
        </w:rPr>
        <w:t>sau:</w:t>
      </w:r>
      <w:proofErr w:type="gramEnd"/>
    </w:p>
    <w:p w14:paraId="439A78F8" w14:textId="77777777" w:rsidR="00C74142" w:rsidRPr="0075087F" w:rsidRDefault="00C74142" w:rsidP="00C74142">
      <w:pPr>
        <w:spacing w:line="276" w:lineRule="auto"/>
        <w:contextualSpacing/>
        <w:jc w:val="both"/>
        <w:rPr>
          <w:rFonts w:ascii="Times New Roman" w:hAnsi="Times New Roman" w:cs="Times New Roman"/>
          <w:b/>
          <w:sz w:val="24"/>
          <w:szCs w:val="24"/>
          <w:lang w:val="fr-FR"/>
        </w:rPr>
      </w:pPr>
      <w:r w:rsidRPr="0075087F">
        <w:rPr>
          <w:rFonts w:ascii="Times New Roman" w:hAnsi="Times New Roman" w:cs="Times New Roman"/>
          <w:b/>
          <w:sz w:val="24"/>
          <w:szCs w:val="24"/>
          <w:lang w:val="fr-FR"/>
        </w:rPr>
        <w:t xml:space="preserve">GIẢI THÍCH </w:t>
      </w:r>
      <w:r>
        <w:rPr>
          <w:rFonts w:ascii="Times New Roman" w:hAnsi="Times New Roman" w:cs="Times New Roman"/>
          <w:b/>
          <w:sz w:val="24"/>
          <w:szCs w:val="24"/>
          <w:lang w:val="fr-FR"/>
        </w:rPr>
        <w:t>TỪ</w:t>
      </w:r>
      <w:r w:rsidRPr="0075087F">
        <w:rPr>
          <w:rFonts w:ascii="Times New Roman" w:hAnsi="Times New Roman" w:cs="Times New Roman"/>
          <w:b/>
          <w:sz w:val="24"/>
          <w:szCs w:val="24"/>
          <w:lang w:val="fr-FR"/>
        </w:rPr>
        <w:t xml:space="preserve"> </w:t>
      </w:r>
      <w:proofErr w:type="gramStart"/>
      <w:r w:rsidRPr="0075087F">
        <w:rPr>
          <w:rFonts w:ascii="Times New Roman" w:hAnsi="Times New Roman" w:cs="Times New Roman"/>
          <w:b/>
          <w:sz w:val="24"/>
          <w:szCs w:val="24"/>
          <w:lang w:val="fr-FR"/>
        </w:rPr>
        <w:t>NGỮ:</w:t>
      </w:r>
      <w:proofErr w:type="gramEnd"/>
    </w:p>
    <w:p w14:paraId="181F9E68" w14:textId="7421371A" w:rsidR="00C74142" w:rsidRPr="00C5681F" w:rsidRDefault="00C74142" w:rsidP="00C74142">
      <w:pPr>
        <w:numPr>
          <w:ilvl w:val="0"/>
          <w:numId w:val="1"/>
        </w:numPr>
        <w:tabs>
          <w:tab w:val="clear" w:pos="720"/>
        </w:tabs>
        <w:ind w:left="567" w:hanging="567"/>
        <w:jc w:val="both"/>
        <w:rPr>
          <w:rFonts w:ascii="Times New Roman" w:hAnsi="Times New Roman" w:cs="Times New Roman"/>
          <w:bCs/>
          <w:i/>
          <w:spacing w:val="-4"/>
          <w:sz w:val="24"/>
          <w:szCs w:val="24"/>
          <w:lang w:val="fr-FR"/>
        </w:rPr>
      </w:pPr>
      <w:r w:rsidRPr="00C5681F">
        <w:rPr>
          <w:rFonts w:ascii="Times New Roman" w:hAnsi="Times New Roman" w:cs="Times New Roman"/>
          <w:spacing w:val="-4"/>
          <w:sz w:val="24"/>
          <w:szCs w:val="24"/>
          <w:lang w:val="fr-FR"/>
        </w:rPr>
        <w:t>“</w:t>
      </w:r>
      <w:r w:rsidRPr="00C5681F">
        <w:rPr>
          <w:rFonts w:ascii="Times New Roman" w:hAnsi="Times New Roman" w:cs="Times New Roman"/>
          <w:b/>
          <w:i/>
          <w:spacing w:val="-4"/>
          <w:sz w:val="24"/>
          <w:szCs w:val="24"/>
          <w:lang w:val="fr-FR"/>
        </w:rPr>
        <w:t>Dịch Vụ</w:t>
      </w:r>
      <w:r w:rsidRPr="00C5681F">
        <w:rPr>
          <w:rFonts w:ascii="Times New Roman" w:hAnsi="Times New Roman" w:cs="Times New Roman"/>
          <w:spacing w:val="-4"/>
          <w:sz w:val="24"/>
          <w:szCs w:val="24"/>
          <w:lang w:val="fr-FR"/>
        </w:rPr>
        <w:t xml:space="preserve">” </w:t>
      </w:r>
      <w:r w:rsidRPr="00C5681F">
        <w:rPr>
          <w:rFonts w:ascii="Times New Roman" w:hAnsi="Times New Roman" w:cs="Times New Roman"/>
          <w:bCs/>
          <w:iCs/>
          <w:spacing w:val="-4"/>
          <w:sz w:val="24"/>
          <w:szCs w:val="24"/>
          <w:lang w:val="fr-FR"/>
        </w:rPr>
        <w:t xml:space="preserve">là dịch vụ vệ sinh mà Bên B cung cấp cho Bên A theo quy định của Hợp </w:t>
      </w:r>
      <w:r>
        <w:rPr>
          <w:rFonts w:ascii="Times New Roman" w:hAnsi="Times New Roman" w:cs="Times New Roman"/>
          <w:bCs/>
          <w:iCs/>
          <w:spacing w:val="-4"/>
          <w:sz w:val="24"/>
          <w:szCs w:val="24"/>
          <w:lang w:val="fr-FR"/>
        </w:rPr>
        <w:t>đ</w:t>
      </w:r>
      <w:r w:rsidRPr="00C5681F">
        <w:rPr>
          <w:rFonts w:ascii="Times New Roman" w:hAnsi="Times New Roman" w:cs="Times New Roman"/>
          <w:bCs/>
          <w:iCs/>
          <w:spacing w:val="-4"/>
          <w:sz w:val="24"/>
          <w:szCs w:val="24"/>
          <w:lang w:val="fr-FR"/>
        </w:rPr>
        <w:t xml:space="preserve">ồng </w:t>
      </w:r>
      <w:proofErr w:type="gramStart"/>
      <w:r w:rsidRPr="00C5681F">
        <w:rPr>
          <w:rFonts w:ascii="Times New Roman" w:hAnsi="Times New Roman" w:cs="Times New Roman"/>
          <w:bCs/>
          <w:iCs/>
          <w:spacing w:val="-4"/>
          <w:sz w:val="24"/>
          <w:szCs w:val="24"/>
          <w:lang w:val="fr-FR"/>
        </w:rPr>
        <w:t>này;</w:t>
      </w:r>
      <w:proofErr w:type="gramEnd"/>
    </w:p>
    <w:p w14:paraId="100CCD3B" w14:textId="394BC407" w:rsidR="00C74142" w:rsidRPr="00A4755C" w:rsidRDefault="00C74142" w:rsidP="00C74142">
      <w:pPr>
        <w:numPr>
          <w:ilvl w:val="0"/>
          <w:numId w:val="1"/>
        </w:numPr>
        <w:tabs>
          <w:tab w:val="clear" w:pos="720"/>
        </w:tabs>
        <w:ind w:left="567" w:hanging="567"/>
        <w:jc w:val="both"/>
        <w:rPr>
          <w:rFonts w:ascii="Times New Roman" w:hAnsi="Times New Roman" w:cs="Times New Roman"/>
          <w:sz w:val="24"/>
          <w:szCs w:val="24"/>
          <w:lang w:val="fr-FR"/>
        </w:rPr>
      </w:pPr>
      <w:r w:rsidRPr="00A4755C">
        <w:rPr>
          <w:rFonts w:ascii="Times New Roman" w:hAnsi="Times New Roman" w:cs="Times New Roman"/>
          <w:sz w:val="24"/>
          <w:szCs w:val="24"/>
          <w:lang w:val="fr-FR"/>
        </w:rPr>
        <w:t>“</w:t>
      </w:r>
      <w:r>
        <w:rPr>
          <w:rFonts w:ascii="Times New Roman" w:hAnsi="Times New Roman" w:cs="Times New Roman"/>
          <w:b/>
          <w:i/>
          <w:sz w:val="24"/>
          <w:szCs w:val="24"/>
          <w:lang w:val="fr-FR"/>
        </w:rPr>
        <w:t>KVVS</w:t>
      </w:r>
      <w:r w:rsidRPr="00A4755C">
        <w:rPr>
          <w:rFonts w:ascii="Times New Roman" w:hAnsi="Times New Roman" w:cs="Times New Roman"/>
          <w:sz w:val="24"/>
          <w:szCs w:val="24"/>
          <w:lang w:val="fr-FR"/>
        </w:rPr>
        <w:t xml:space="preserve">” là </w:t>
      </w:r>
      <w:r>
        <w:rPr>
          <w:rFonts w:ascii="Times New Roman" w:hAnsi="Times New Roman" w:cs="Times New Roman"/>
          <w:sz w:val="24"/>
          <w:szCs w:val="24"/>
          <w:lang w:val="fr-FR"/>
        </w:rPr>
        <w:t xml:space="preserve">khu vực vệ sinh </w:t>
      </w:r>
      <w:r w:rsidRPr="00A4755C">
        <w:rPr>
          <w:rFonts w:ascii="Times New Roman" w:hAnsi="Times New Roman" w:cs="Times New Roman"/>
          <w:sz w:val="24"/>
          <w:szCs w:val="24"/>
          <w:lang w:val="fr-FR"/>
        </w:rPr>
        <w:t xml:space="preserve">nơi </w:t>
      </w:r>
      <w:r>
        <w:rPr>
          <w:rFonts w:ascii="Times New Roman" w:hAnsi="Times New Roman" w:cs="Times New Roman"/>
          <w:sz w:val="24"/>
          <w:szCs w:val="24"/>
          <w:lang w:val="fr-FR"/>
        </w:rPr>
        <w:t xml:space="preserve">Bên A chỉ định </w:t>
      </w:r>
      <w:r w:rsidRPr="00A4755C">
        <w:rPr>
          <w:rFonts w:ascii="Times New Roman" w:hAnsi="Times New Roman" w:cs="Times New Roman"/>
          <w:sz w:val="24"/>
          <w:szCs w:val="24"/>
          <w:lang w:val="fr-FR"/>
        </w:rPr>
        <w:t>Bên B thực hiện Dịch Vụ</w:t>
      </w:r>
      <w:r>
        <w:rPr>
          <w:rFonts w:ascii="Times New Roman" w:hAnsi="Times New Roman" w:cs="Times New Roman"/>
          <w:sz w:val="24"/>
          <w:szCs w:val="24"/>
          <w:lang w:val="fr-FR"/>
        </w:rPr>
        <w:t xml:space="preserve"> theo khoản 1.1 Điều 1 Hợp </w:t>
      </w:r>
      <w:proofErr w:type="gramStart"/>
      <w:r>
        <w:rPr>
          <w:rFonts w:ascii="Times New Roman" w:hAnsi="Times New Roman" w:cs="Times New Roman"/>
          <w:sz w:val="24"/>
          <w:szCs w:val="24"/>
          <w:lang w:val="fr-FR"/>
        </w:rPr>
        <w:t>đồng</w:t>
      </w:r>
      <w:r w:rsidRPr="00A4755C">
        <w:rPr>
          <w:rFonts w:ascii="Times New Roman" w:hAnsi="Times New Roman" w:cs="Times New Roman"/>
          <w:sz w:val="24"/>
          <w:szCs w:val="24"/>
          <w:lang w:val="fr-FR"/>
        </w:rPr>
        <w:t>;</w:t>
      </w:r>
      <w:proofErr w:type="gramEnd"/>
    </w:p>
    <w:p w14:paraId="562A14EB" w14:textId="77777777" w:rsidR="00C74142" w:rsidRPr="00A4755C" w:rsidRDefault="00C74142" w:rsidP="00C74142">
      <w:pPr>
        <w:numPr>
          <w:ilvl w:val="0"/>
          <w:numId w:val="1"/>
        </w:numPr>
        <w:tabs>
          <w:tab w:val="clear" w:pos="720"/>
        </w:tabs>
        <w:ind w:left="567" w:hanging="567"/>
        <w:jc w:val="both"/>
        <w:rPr>
          <w:rFonts w:ascii="Times New Roman" w:hAnsi="Times New Roman" w:cs="Times New Roman"/>
          <w:sz w:val="24"/>
          <w:szCs w:val="24"/>
          <w:lang w:val="fr-FR"/>
        </w:rPr>
      </w:pPr>
      <w:r w:rsidRPr="00A4755C">
        <w:rPr>
          <w:rFonts w:ascii="Times New Roman" w:hAnsi="Times New Roman" w:cs="Times New Roman"/>
          <w:sz w:val="24"/>
          <w:szCs w:val="24"/>
          <w:lang w:val="fr-FR"/>
        </w:rPr>
        <w:t>“</w:t>
      </w:r>
      <w:r w:rsidRPr="00A4755C">
        <w:rPr>
          <w:rFonts w:ascii="Times New Roman" w:hAnsi="Times New Roman" w:cs="Times New Roman"/>
          <w:b/>
          <w:i/>
          <w:sz w:val="24"/>
          <w:szCs w:val="24"/>
          <w:lang w:val="fr-FR"/>
        </w:rPr>
        <w:t>Nhân Viên</w:t>
      </w:r>
      <w:r w:rsidRPr="00A4755C">
        <w:rPr>
          <w:rFonts w:ascii="Times New Roman" w:hAnsi="Times New Roman" w:cs="Times New Roman"/>
          <w:sz w:val="24"/>
          <w:szCs w:val="24"/>
          <w:lang w:val="fr-FR"/>
        </w:rPr>
        <w:t>” là người được Bên B chỉ định để trực tiếp thực hiện Dịch Vụ</w:t>
      </w:r>
      <w:r>
        <w:rPr>
          <w:rFonts w:ascii="Times New Roman" w:hAnsi="Times New Roman" w:cs="Times New Roman"/>
          <w:sz w:val="24"/>
          <w:szCs w:val="24"/>
          <w:lang w:val="fr-FR"/>
        </w:rPr>
        <w:t xml:space="preserve"> tại </w:t>
      </w:r>
      <w:proofErr w:type="gramStart"/>
      <w:r>
        <w:rPr>
          <w:rFonts w:ascii="Times New Roman" w:hAnsi="Times New Roman" w:cs="Times New Roman"/>
          <w:sz w:val="24"/>
          <w:szCs w:val="24"/>
          <w:lang w:val="fr-FR"/>
        </w:rPr>
        <w:t>KVVS</w:t>
      </w:r>
      <w:r w:rsidRPr="00A4755C">
        <w:rPr>
          <w:rFonts w:ascii="Times New Roman" w:hAnsi="Times New Roman" w:cs="Times New Roman"/>
          <w:sz w:val="24"/>
          <w:szCs w:val="24"/>
          <w:lang w:val="fr-FR"/>
        </w:rPr>
        <w:t>;</w:t>
      </w:r>
      <w:proofErr w:type="gramEnd"/>
    </w:p>
    <w:p w14:paraId="277155F6" w14:textId="77777777" w:rsidR="00C74142" w:rsidRDefault="00C74142" w:rsidP="00C74142">
      <w:pPr>
        <w:numPr>
          <w:ilvl w:val="0"/>
          <w:numId w:val="1"/>
        </w:numPr>
        <w:tabs>
          <w:tab w:val="clear" w:pos="720"/>
        </w:tabs>
        <w:ind w:left="567" w:hanging="567"/>
        <w:jc w:val="both"/>
        <w:rPr>
          <w:rFonts w:ascii="Times New Roman" w:hAnsi="Times New Roman" w:cs="Times New Roman"/>
          <w:sz w:val="24"/>
          <w:szCs w:val="24"/>
          <w:lang w:val="fr-FR"/>
        </w:rPr>
      </w:pPr>
      <w:r w:rsidRPr="00A4755C">
        <w:rPr>
          <w:rFonts w:ascii="Times New Roman" w:hAnsi="Times New Roman" w:cs="Times New Roman"/>
          <w:sz w:val="24"/>
          <w:szCs w:val="24"/>
          <w:lang w:val="fr-FR"/>
        </w:rPr>
        <w:t>“</w:t>
      </w:r>
      <w:r w:rsidRPr="00A4755C">
        <w:rPr>
          <w:rFonts w:ascii="Times New Roman" w:hAnsi="Times New Roman" w:cs="Times New Roman"/>
          <w:b/>
          <w:i/>
          <w:sz w:val="24"/>
          <w:szCs w:val="24"/>
          <w:lang w:val="fr-FR"/>
        </w:rPr>
        <w:t>Phí Dịch Vụ</w:t>
      </w:r>
      <w:r w:rsidRPr="00A4755C">
        <w:rPr>
          <w:rFonts w:ascii="Times New Roman" w:hAnsi="Times New Roman" w:cs="Times New Roman"/>
          <w:sz w:val="24"/>
          <w:szCs w:val="24"/>
          <w:lang w:val="fr-FR"/>
        </w:rPr>
        <w:t xml:space="preserve">” là khoản tiền Bên A phải </w:t>
      </w:r>
      <w:r>
        <w:rPr>
          <w:rFonts w:ascii="Times New Roman" w:hAnsi="Times New Roman" w:cs="Times New Roman"/>
          <w:sz w:val="24"/>
          <w:szCs w:val="24"/>
          <w:lang w:val="fr-FR"/>
        </w:rPr>
        <w:t>thanh toán cho</w:t>
      </w:r>
      <w:r w:rsidRPr="00A4755C">
        <w:rPr>
          <w:rFonts w:ascii="Times New Roman" w:hAnsi="Times New Roman" w:cs="Times New Roman"/>
          <w:sz w:val="24"/>
          <w:szCs w:val="24"/>
          <w:lang w:val="fr-FR"/>
        </w:rPr>
        <w:t xml:space="preserve"> Bên B</w:t>
      </w:r>
      <w:r>
        <w:rPr>
          <w:rFonts w:ascii="Times New Roman" w:hAnsi="Times New Roman" w:cs="Times New Roman"/>
          <w:sz w:val="24"/>
          <w:szCs w:val="24"/>
          <w:lang w:val="fr-FR"/>
        </w:rPr>
        <w:t xml:space="preserve"> theo Điều 4 Hợp đồng này.</w:t>
      </w:r>
    </w:p>
    <w:p w14:paraId="240D5AD9" w14:textId="77777777" w:rsidR="00E25A0A" w:rsidRPr="00A4755C" w:rsidRDefault="00E25A0A" w:rsidP="00E25A0A">
      <w:pPr>
        <w:ind w:left="567"/>
        <w:jc w:val="both"/>
        <w:rPr>
          <w:rFonts w:ascii="Times New Roman" w:hAnsi="Times New Roman" w:cs="Times New Roman"/>
          <w:sz w:val="24"/>
          <w:szCs w:val="24"/>
          <w:lang w:val="fr-FR"/>
        </w:rPr>
      </w:pPr>
    </w:p>
    <w:p w14:paraId="41FB88FF" w14:textId="77777777" w:rsidR="00C74142" w:rsidRPr="00C74142" w:rsidRDefault="00C74142" w:rsidP="00C74142">
      <w:pPr>
        <w:keepNext/>
        <w:spacing w:line="276" w:lineRule="auto"/>
        <w:jc w:val="both"/>
        <w:outlineLvl w:val="0"/>
        <w:rPr>
          <w:rFonts w:ascii="Times New Roman" w:hAnsi="Times New Roman" w:cs="Times New Roman"/>
          <w:b/>
          <w:bCs/>
          <w:sz w:val="24"/>
          <w:szCs w:val="24"/>
          <w:lang w:val="nl-NL"/>
        </w:rPr>
      </w:pPr>
      <w:r w:rsidRPr="00C74142">
        <w:rPr>
          <w:rFonts w:ascii="Times New Roman" w:hAnsi="Times New Roman" w:cs="Times New Roman"/>
          <w:b/>
          <w:bCs/>
          <w:sz w:val="24"/>
          <w:szCs w:val="24"/>
          <w:lang w:val="nl-NL"/>
        </w:rPr>
        <w:t>ĐIỀU 1: ĐỐI TƯỢNG, PHẠM VI  HỢP ĐỒNG</w:t>
      </w:r>
    </w:p>
    <w:p w14:paraId="69C3752D" w14:textId="4B78B694" w:rsidR="00C74142" w:rsidRPr="009E00E9" w:rsidRDefault="00C74142" w:rsidP="00C74142">
      <w:pPr>
        <w:numPr>
          <w:ilvl w:val="1"/>
          <w:numId w:val="2"/>
        </w:numPr>
        <w:tabs>
          <w:tab w:val="clear" w:pos="360"/>
        </w:tabs>
        <w:spacing w:line="276" w:lineRule="auto"/>
        <w:ind w:left="567" w:hanging="567"/>
        <w:jc w:val="both"/>
        <w:rPr>
          <w:rFonts w:ascii="Times New Roman" w:hAnsi="Times New Roman" w:cs="Times New Roman"/>
          <w:sz w:val="24"/>
          <w:szCs w:val="24"/>
          <w:lang w:val="nl-NL"/>
        </w:rPr>
      </w:pPr>
      <w:r w:rsidRPr="0075087F">
        <w:rPr>
          <w:rFonts w:ascii="Times New Roman" w:hAnsi="Times New Roman" w:cs="Times New Roman"/>
          <w:sz w:val="24"/>
          <w:szCs w:val="24"/>
          <w:lang w:val="fr-FR"/>
        </w:rPr>
        <w:t xml:space="preserve">Bên A đồng ý </w:t>
      </w:r>
      <w:r w:rsidRPr="0075087F">
        <w:rPr>
          <w:rFonts w:ascii="Times New Roman" w:hAnsi="Times New Roman" w:cs="Times New Roman"/>
          <w:sz w:val="24"/>
          <w:szCs w:val="24"/>
          <w:lang w:val="nl-NL"/>
        </w:rPr>
        <w:t xml:space="preserve">thuê và Bên B đồng ý cung cấp </w:t>
      </w:r>
      <w:r>
        <w:rPr>
          <w:rFonts w:ascii="Times New Roman" w:hAnsi="Times New Roman" w:cs="Times New Roman"/>
          <w:sz w:val="24"/>
          <w:szCs w:val="24"/>
          <w:lang w:val="nl-NL"/>
        </w:rPr>
        <w:t>d</w:t>
      </w:r>
      <w:r w:rsidRPr="0075087F">
        <w:rPr>
          <w:rFonts w:ascii="Times New Roman" w:hAnsi="Times New Roman" w:cs="Times New Roman"/>
          <w:sz w:val="24"/>
          <w:szCs w:val="24"/>
          <w:lang w:val="nl-NL"/>
        </w:rPr>
        <w:t xml:space="preserve">ịch vụ </w:t>
      </w:r>
      <w:r>
        <w:rPr>
          <w:rFonts w:ascii="Times New Roman" w:hAnsi="Times New Roman" w:cs="Times New Roman"/>
          <w:sz w:val="24"/>
          <w:szCs w:val="24"/>
          <w:lang w:val="nl-NL"/>
        </w:rPr>
        <w:t>vệ sinh</w:t>
      </w:r>
      <w:r w:rsidR="00E25A0A">
        <w:rPr>
          <w:rFonts w:ascii="Times New Roman" w:hAnsi="Times New Roman" w:cs="Times New Roman"/>
          <w:sz w:val="24"/>
          <w:szCs w:val="24"/>
          <w:lang w:val="nl-NL"/>
        </w:rPr>
        <w:t xml:space="preserve"> thường ngày</w:t>
      </w:r>
      <w:r w:rsidRPr="0075087F">
        <w:rPr>
          <w:rFonts w:ascii="Times New Roman" w:hAnsi="Times New Roman" w:cs="Times New Roman"/>
          <w:sz w:val="24"/>
          <w:szCs w:val="24"/>
          <w:lang w:val="nl-NL"/>
        </w:rPr>
        <w:t xml:space="preserve"> tại </w:t>
      </w:r>
      <w:r w:rsidR="00E25A0A" w:rsidRPr="00E25A0A">
        <w:rPr>
          <w:b/>
          <w:bCs/>
          <w:color w:val="000000" w:themeColor="text1"/>
          <w:sz w:val="24"/>
          <w:szCs w:val="24"/>
        </w:rPr>
        <w:t>Chung cư</w:t>
      </w:r>
      <w:ins w:id="28" w:author="Thu HA" w:date="2026-04-13T11:35:00Z" w16du:dateUtc="2026-04-13T04:35:00Z">
        <w:r w:rsidR="00CF16DB">
          <w:rPr>
            <w:rFonts w:asciiTheme="minorHAnsi" w:hAnsiTheme="minorHAnsi"/>
            <w:b/>
            <w:bCs/>
            <w:color w:val="000000" w:themeColor="text1"/>
            <w:sz w:val="24"/>
            <w:szCs w:val="24"/>
            <w:lang w:val="vi-VN"/>
          </w:rPr>
          <w:t xml:space="preserve"> </w:t>
        </w:r>
      </w:ins>
      <w:ins w:id="29" w:author="Thu HA" w:date="2026-04-13T11:35:00Z">
        <w:r w:rsidR="00CF16DB" w:rsidRPr="006F3CB3">
          <w:rPr>
            <w:rFonts w:asciiTheme="minorHAnsi" w:hAnsiTheme="minorHAnsi"/>
            <w:b/>
            <w:bCs/>
            <w:color w:val="000000" w:themeColor="text1"/>
            <w:sz w:val="24"/>
            <w:szCs w:val="24"/>
          </w:rPr>
          <w:t>CARILLON 7</w:t>
        </w:r>
      </w:ins>
      <w:del w:id="30" w:author="Thu HA" w:date="2026-04-13T11:35:00Z" w16du:dateUtc="2026-04-13T04:35:00Z">
        <w:r w:rsidR="00E25A0A" w:rsidRPr="006F3CB3" w:rsidDel="00CF16DB">
          <w:rPr>
            <w:b/>
            <w:bCs/>
            <w:color w:val="000000" w:themeColor="text1"/>
            <w:sz w:val="24"/>
            <w:szCs w:val="24"/>
          </w:rPr>
          <w:delText xml:space="preserve"> Melody Residences</w:delText>
        </w:r>
      </w:del>
      <w:r w:rsidRPr="00CF16DB">
        <w:rPr>
          <w:rFonts w:ascii="Times New Roman" w:hAnsi="Times New Roman" w:cs="Times New Roman"/>
          <w:sz w:val="24"/>
          <w:szCs w:val="24"/>
          <w:lang w:val="fr-FR"/>
        </w:rPr>
        <w:t>,</w:t>
      </w:r>
      <w:r w:rsidRPr="00D03E45">
        <w:rPr>
          <w:rFonts w:ascii="Times New Roman" w:hAnsi="Times New Roman"/>
          <w:sz w:val="24"/>
          <w:szCs w:val="24"/>
          <w:lang w:val="fr-FR"/>
        </w:rPr>
        <w:t xml:space="preserve"> địa </w:t>
      </w:r>
      <w:proofErr w:type="gramStart"/>
      <w:r w:rsidRPr="00D03E45">
        <w:rPr>
          <w:rFonts w:ascii="Times New Roman" w:hAnsi="Times New Roman"/>
          <w:sz w:val="24"/>
          <w:szCs w:val="24"/>
          <w:lang w:val="fr-FR"/>
        </w:rPr>
        <w:t>điểm:</w:t>
      </w:r>
      <w:proofErr w:type="gramEnd"/>
      <w:r w:rsidRPr="00D03E45">
        <w:rPr>
          <w:rFonts w:ascii="Times New Roman" w:hAnsi="Times New Roman"/>
          <w:sz w:val="24"/>
          <w:szCs w:val="24"/>
          <w:lang w:val="fr-FR"/>
        </w:rPr>
        <w:t xml:space="preserve"> </w:t>
      </w:r>
      <w:ins w:id="31" w:author="Thu HA" w:date="2026-04-13T11:34:00Z">
        <w:r w:rsidR="00CF16DB" w:rsidRPr="006F3CB3">
          <w:rPr>
            <w:rFonts w:ascii="Times New Roman" w:hAnsi="Times New Roman"/>
            <w:sz w:val="24"/>
            <w:szCs w:val="24"/>
          </w:rPr>
          <w:t xml:space="preserve">33 Lương Minh Nguyệt, Phường Phú Thạnh, Hồ Chí Minh </w:t>
        </w:r>
      </w:ins>
      <w:r w:rsidRPr="0075087F">
        <w:rPr>
          <w:rFonts w:ascii="Times New Roman" w:hAnsi="Times New Roman" w:cs="Times New Roman"/>
          <w:sz w:val="24"/>
          <w:szCs w:val="24"/>
          <w:lang w:val="nl-NL"/>
        </w:rPr>
        <w:t>(</w:t>
      </w:r>
      <w:r>
        <w:rPr>
          <w:rFonts w:ascii="Times New Roman" w:hAnsi="Times New Roman" w:cs="Times New Roman"/>
          <w:sz w:val="24"/>
          <w:szCs w:val="24"/>
          <w:lang w:val="nl-NL"/>
        </w:rPr>
        <w:t>“</w:t>
      </w:r>
      <w:r>
        <w:rPr>
          <w:rFonts w:ascii="Times New Roman" w:hAnsi="Times New Roman" w:cs="Times New Roman"/>
          <w:b/>
          <w:sz w:val="24"/>
          <w:szCs w:val="24"/>
          <w:lang w:val="nl-NL"/>
        </w:rPr>
        <w:t>Tòa Nhà”/ “KVVS</w:t>
      </w:r>
      <w:r>
        <w:rPr>
          <w:rFonts w:ascii="Times New Roman" w:hAnsi="Times New Roman" w:cs="Times New Roman"/>
          <w:sz w:val="24"/>
          <w:szCs w:val="24"/>
          <w:lang w:val="nl-NL"/>
        </w:rPr>
        <w:t>”</w:t>
      </w:r>
      <w:r w:rsidRPr="009E00E9">
        <w:rPr>
          <w:rFonts w:ascii="Times New Roman" w:hAnsi="Times New Roman" w:cs="Times New Roman"/>
          <w:sz w:val="24"/>
          <w:szCs w:val="24"/>
          <w:lang w:val="nl-NL"/>
        </w:rPr>
        <w:t xml:space="preserve">), </w:t>
      </w:r>
      <w:r w:rsidRPr="009E00E9">
        <w:rPr>
          <w:rFonts w:ascii="Times New Roman" w:hAnsi="Times New Roman" w:cs="Times New Roman"/>
          <w:sz w:val="24"/>
          <w:szCs w:val="24"/>
          <w:shd w:val="clear" w:color="auto" w:fill="FFFFFF"/>
        </w:rPr>
        <w:t xml:space="preserve">bao </w:t>
      </w:r>
      <w:proofErr w:type="gramStart"/>
      <w:r w:rsidRPr="009E00E9">
        <w:rPr>
          <w:rFonts w:ascii="Times New Roman" w:hAnsi="Times New Roman" w:cs="Times New Roman"/>
          <w:sz w:val="24"/>
          <w:szCs w:val="24"/>
          <w:shd w:val="clear" w:color="auto" w:fill="FFFFFF"/>
        </w:rPr>
        <w:t>gồm:</w:t>
      </w:r>
      <w:proofErr w:type="gramEnd"/>
      <w:r w:rsidRPr="009E00E9">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n</w:t>
      </w:r>
      <w:r w:rsidRPr="009E00E9">
        <w:rPr>
          <w:rFonts w:ascii="Times New Roman" w:hAnsi="Times New Roman" w:cs="Times New Roman"/>
          <w:sz w:val="24"/>
          <w:szCs w:val="24"/>
          <w:shd w:val="clear" w:color="auto" w:fill="FFFFFF"/>
        </w:rPr>
        <w:t>hân công, thiết bị</w:t>
      </w:r>
      <w:r>
        <w:rPr>
          <w:rFonts w:ascii="Times New Roman" w:hAnsi="Times New Roman" w:cs="Times New Roman"/>
          <w:sz w:val="24"/>
          <w:szCs w:val="24"/>
          <w:shd w:val="clear" w:color="auto" w:fill="FFFFFF"/>
        </w:rPr>
        <w:t>,</w:t>
      </w:r>
      <w:r w:rsidRPr="009E00E9">
        <w:rPr>
          <w:rFonts w:ascii="Times New Roman" w:hAnsi="Times New Roman" w:cs="Times New Roman"/>
          <w:sz w:val="24"/>
          <w:szCs w:val="24"/>
          <w:shd w:val="clear" w:color="auto" w:fill="FFFFFF"/>
        </w:rPr>
        <w:t xml:space="preserve"> dụng cụ, máy móc và các hóa chất phục vụ cho công việc.</w:t>
      </w:r>
    </w:p>
    <w:p w14:paraId="0A7337B0" w14:textId="4F82CE17" w:rsidR="00C74142" w:rsidRPr="00502AFB" w:rsidRDefault="00C74142" w:rsidP="002E6860">
      <w:pPr>
        <w:numPr>
          <w:ilvl w:val="1"/>
          <w:numId w:val="2"/>
        </w:numPr>
        <w:tabs>
          <w:tab w:val="clear" w:pos="360"/>
        </w:tabs>
        <w:spacing w:line="276" w:lineRule="auto"/>
        <w:ind w:left="567" w:hanging="567"/>
        <w:jc w:val="both"/>
        <w:rPr>
          <w:ins w:id="32" w:author="Thu HA" w:date="2026-04-13T13:11:00Z" w16du:dateUtc="2026-04-13T06:11:00Z"/>
          <w:rFonts w:ascii="Times New Roman" w:hAnsi="Times New Roman" w:cs="Times New Roman"/>
          <w:sz w:val="24"/>
          <w:szCs w:val="24"/>
          <w:lang w:val="nl-NL"/>
          <w:rPrChange w:id="33" w:author="Thu HA" w:date="2026-04-13T13:11:00Z" w16du:dateUtc="2026-04-13T06:11:00Z">
            <w:rPr>
              <w:ins w:id="34" w:author="Thu HA" w:date="2026-04-13T13:11:00Z" w16du:dateUtc="2026-04-13T06:11:00Z"/>
              <w:rFonts w:ascii="Times New Roman" w:hAnsi="Times New Roman" w:cs="Times New Roman"/>
              <w:sz w:val="24"/>
              <w:szCs w:val="24"/>
              <w:lang w:val="vi-VN"/>
            </w:rPr>
          </w:rPrChange>
        </w:rPr>
      </w:pPr>
      <w:r w:rsidRPr="002E6860">
        <w:rPr>
          <w:rFonts w:ascii="Times New Roman" w:hAnsi="Times New Roman" w:cs="Times New Roman"/>
          <w:sz w:val="24"/>
          <w:szCs w:val="24"/>
          <w:lang w:val="nl-NL"/>
        </w:rPr>
        <w:t xml:space="preserve">Phạm vi Hợp đồng chỉ bao gồm các công việc vệ sinh làm sạch được giới hạn trong KVVS. Chi tiết công việc được hai Bên thống nhất tại </w:t>
      </w:r>
      <w:del w:id="35" w:author="ttclandm" w:date="2025-12-19T08:41:00Z">
        <w:r w:rsidRPr="002E6860" w:rsidDel="005939BE">
          <w:rPr>
            <w:rFonts w:ascii="Times New Roman" w:hAnsi="Times New Roman" w:cs="Times New Roman"/>
            <w:sz w:val="24"/>
            <w:szCs w:val="24"/>
            <w:lang w:val="nl-NL"/>
          </w:rPr>
          <w:delText>phương án đính kèm Hợp đồng này.</w:delText>
        </w:r>
      </w:del>
      <w:ins w:id="36" w:author="ttclandm" w:date="2025-12-19T08:41:00Z">
        <w:r w:rsidR="005939BE">
          <w:rPr>
            <w:rFonts w:ascii="Times New Roman" w:hAnsi="Times New Roman" w:cs="Times New Roman"/>
            <w:sz w:val="24"/>
            <w:szCs w:val="24"/>
            <w:lang w:val="nl-NL"/>
          </w:rPr>
          <w:t>Phụ lục 01 đính kèm với Hợp đồng này.</w:t>
        </w:r>
      </w:ins>
    </w:p>
    <w:p w14:paraId="4E754D8C" w14:textId="77777777" w:rsidR="00502AFB" w:rsidRPr="002E6860" w:rsidRDefault="00502AFB" w:rsidP="006F3CB3">
      <w:pPr>
        <w:numPr>
          <w:ilvl w:val="1"/>
          <w:numId w:val="2"/>
        </w:numPr>
        <w:spacing w:line="276" w:lineRule="auto"/>
        <w:ind w:left="567" w:hanging="567"/>
        <w:jc w:val="both"/>
        <w:rPr>
          <w:rFonts w:ascii="Times New Roman" w:hAnsi="Times New Roman" w:cs="Times New Roman"/>
          <w:sz w:val="24"/>
          <w:szCs w:val="24"/>
          <w:lang w:val="nl-NL"/>
        </w:rPr>
      </w:pPr>
    </w:p>
    <w:p w14:paraId="012C037A" w14:textId="77777777" w:rsidR="00C74142" w:rsidRPr="0075087F" w:rsidRDefault="00C74142" w:rsidP="00C74142">
      <w:pPr>
        <w:keepNext/>
        <w:spacing w:line="276" w:lineRule="auto"/>
        <w:jc w:val="both"/>
        <w:outlineLvl w:val="0"/>
        <w:rPr>
          <w:rFonts w:ascii="Times New Roman" w:hAnsi="Times New Roman" w:cs="Times New Roman"/>
          <w:b/>
          <w:bCs/>
          <w:color w:val="FF0000"/>
          <w:sz w:val="24"/>
          <w:szCs w:val="24"/>
          <w:lang w:val="nl-NL"/>
        </w:rPr>
      </w:pPr>
      <w:r w:rsidRPr="0075087F">
        <w:rPr>
          <w:rFonts w:ascii="Times New Roman" w:hAnsi="Times New Roman" w:cs="Times New Roman"/>
          <w:b/>
          <w:bCs/>
          <w:sz w:val="24"/>
          <w:szCs w:val="24"/>
          <w:lang w:val="nl-NL"/>
        </w:rPr>
        <w:t xml:space="preserve">ĐIỀU 2: THỜI HẠN </w:t>
      </w:r>
      <w:r>
        <w:rPr>
          <w:rFonts w:ascii="Times New Roman" w:hAnsi="Times New Roman" w:cs="Times New Roman"/>
          <w:b/>
          <w:bCs/>
          <w:sz w:val="24"/>
          <w:szCs w:val="24"/>
          <w:lang w:val="nl-NL"/>
        </w:rPr>
        <w:t>HỢP ĐỒNG</w:t>
      </w:r>
    </w:p>
    <w:p w14:paraId="108E1D10" w14:textId="73B04BE1" w:rsidR="00C74142" w:rsidRPr="0050697F" w:rsidRDefault="00C74142" w:rsidP="00C74142">
      <w:pPr>
        <w:numPr>
          <w:ilvl w:val="1"/>
          <w:numId w:val="3"/>
        </w:numPr>
        <w:spacing w:line="276" w:lineRule="auto"/>
        <w:ind w:left="567" w:hanging="567"/>
        <w:jc w:val="both"/>
        <w:rPr>
          <w:rFonts w:ascii="Times New Roman" w:hAnsi="Times New Roman" w:cs="Times New Roman"/>
          <w:color w:val="FF0000"/>
          <w:sz w:val="24"/>
          <w:szCs w:val="24"/>
          <w:lang w:val="nl-NL"/>
        </w:rPr>
      </w:pPr>
      <w:r w:rsidRPr="0075087F">
        <w:rPr>
          <w:rFonts w:ascii="Times New Roman" w:hAnsi="Times New Roman" w:cs="Times New Roman"/>
          <w:sz w:val="24"/>
          <w:szCs w:val="24"/>
          <w:lang w:val="nl-NL"/>
        </w:rPr>
        <w:t xml:space="preserve">Thời hạn </w:t>
      </w:r>
      <w:r>
        <w:rPr>
          <w:rFonts w:ascii="Times New Roman" w:hAnsi="Times New Roman" w:cs="Times New Roman"/>
          <w:sz w:val="24"/>
          <w:szCs w:val="24"/>
          <w:lang w:val="nl-NL"/>
        </w:rPr>
        <w:t>H</w:t>
      </w:r>
      <w:r w:rsidRPr="0075087F">
        <w:rPr>
          <w:rFonts w:ascii="Times New Roman" w:hAnsi="Times New Roman" w:cs="Times New Roman"/>
          <w:sz w:val="24"/>
          <w:szCs w:val="24"/>
          <w:lang w:val="nl-NL"/>
        </w:rPr>
        <w:t xml:space="preserve">ợp </w:t>
      </w:r>
      <w:r>
        <w:rPr>
          <w:rFonts w:ascii="Times New Roman" w:hAnsi="Times New Roman" w:cs="Times New Roman"/>
          <w:sz w:val="24"/>
          <w:szCs w:val="24"/>
          <w:lang w:val="nl-NL"/>
        </w:rPr>
        <w:t>đ</w:t>
      </w:r>
      <w:r w:rsidRPr="0075087F">
        <w:rPr>
          <w:rFonts w:ascii="Times New Roman" w:hAnsi="Times New Roman" w:cs="Times New Roman"/>
          <w:sz w:val="24"/>
          <w:szCs w:val="24"/>
          <w:lang w:val="nl-NL"/>
        </w:rPr>
        <w:t>ồng</w:t>
      </w:r>
      <w:r>
        <w:rPr>
          <w:rFonts w:ascii="Times New Roman" w:hAnsi="Times New Roman" w:cs="Times New Roman"/>
          <w:sz w:val="24"/>
          <w:szCs w:val="24"/>
          <w:lang w:val="nl-NL"/>
        </w:rPr>
        <w:t>:</w:t>
      </w:r>
      <w:r w:rsidRPr="0075087F">
        <w:rPr>
          <w:rFonts w:ascii="Times New Roman" w:hAnsi="Times New Roman" w:cs="Times New Roman"/>
          <w:sz w:val="24"/>
          <w:szCs w:val="24"/>
          <w:lang w:val="nl-NL"/>
        </w:rPr>
        <w:t xml:space="preserve"> </w:t>
      </w:r>
      <w:r w:rsidRPr="00576030">
        <w:rPr>
          <w:rFonts w:ascii="Times New Roman" w:hAnsi="Times New Roman" w:cs="Times New Roman"/>
          <w:b/>
          <w:sz w:val="24"/>
          <w:szCs w:val="24"/>
          <w:lang w:val="nl-NL"/>
        </w:rPr>
        <w:t xml:space="preserve">từ ngày </w:t>
      </w:r>
      <w:r w:rsidR="00E25A0A">
        <w:rPr>
          <w:rFonts w:ascii="Times New Roman" w:hAnsi="Times New Roman" w:cs="Times New Roman"/>
          <w:b/>
          <w:sz w:val="24"/>
          <w:szCs w:val="24"/>
          <w:lang w:val="nl-NL"/>
        </w:rPr>
        <w:t>........./........../.............</w:t>
      </w:r>
      <w:r w:rsidRPr="00576030">
        <w:rPr>
          <w:rFonts w:ascii="Times New Roman" w:hAnsi="Times New Roman" w:cs="Times New Roman"/>
          <w:b/>
          <w:sz w:val="24"/>
          <w:szCs w:val="24"/>
          <w:lang w:val="nl-NL"/>
        </w:rPr>
        <w:t xml:space="preserve"> đến hết ngày </w:t>
      </w:r>
      <w:r w:rsidR="00E25A0A">
        <w:rPr>
          <w:rFonts w:ascii="Times New Roman" w:hAnsi="Times New Roman" w:cs="Times New Roman"/>
          <w:b/>
          <w:sz w:val="24"/>
          <w:szCs w:val="24"/>
          <w:lang w:val="nl-NL"/>
        </w:rPr>
        <w:t>........./........../.............</w:t>
      </w:r>
    </w:p>
    <w:p w14:paraId="36FDBC11" w14:textId="779D52BD" w:rsidR="00C74142" w:rsidRPr="006F3CB3" w:rsidRDefault="00C74142" w:rsidP="00C74142">
      <w:pPr>
        <w:numPr>
          <w:ilvl w:val="1"/>
          <w:numId w:val="3"/>
        </w:numPr>
        <w:spacing w:line="276" w:lineRule="auto"/>
        <w:ind w:left="567" w:hanging="567"/>
        <w:jc w:val="both"/>
        <w:rPr>
          <w:ins w:id="37" w:author="Thu HA" w:date="2026-04-13T13:11:00Z" w16du:dateUtc="2026-04-13T06:11:00Z"/>
          <w:rFonts w:ascii="Times New Roman" w:hAnsi="Times New Roman"/>
          <w:sz w:val="24"/>
          <w:szCs w:val="24"/>
          <w:lang w:val="vi-VN"/>
        </w:rPr>
      </w:pPr>
      <w:del w:id="38" w:author="Thu HA" w:date="2026-04-13T11:42:00Z" w16du:dateUtc="2026-04-13T04:42:00Z">
        <w:r w:rsidRPr="0050697F" w:rsidDel="00574A20">
          <w:rPr>
            <w:rFonts w:ascii="Times New Roman" w:hAnsi="Times New Roman"/>
            <w:sz w:val="24"/>
            <w:szCs w:val="24"/>
            <w:lang w:val="nl-NL"/>
          </w:rPr>
          <w:delText>Ít nhất 30 (ba mươi) ngày</w:delText>
        </w:r>
      </w:del>
      <w:r w:rsidRPr="0050697F">
        <w:rPr>
          <w:rFonts w:ascii="Times New Roman" w:hAnsi="Times New Roman"/>
          <w:sz w:val="24"/>
          <w:szCs w:val="24"/>
          <w:lang w:val="nl-NL"/>
        </w:rPr>
        <w:t xml:space="preserve"> </w:t>
      </w:r>
      <w:ins w:id="39" w:author="Thu HA" w:date="2026-04-13T11:43:00Z" w16du:dateUtc="2026-04-13T04:43:00Z">
        <w:r w:rsidR="00574A20">
          <w:rPr>
            <w:rFonts w:ascii="Times New Roman" w:hAnsi="Times New Roman"/>
            <w:sz w:val="24"/>
            <w:szCs w:val="24"/>
            <w:lang w:val="vi-VN"/>
          </w:rPr>
          <w:t>T</w:t>
        </w:r>
      </w:ins>
      <w:del w:id="40" w:author="Thu HA" w:date="2026-04-13T11:43:00Z" w16du:dateUtc="2026-04-13T04:43:00Z">
        <w:r w:rsidRPr="0050697F" w:rsidDel="00574A20">
          <w:rPr>
            <w:rFonts w:ascii="Times New Roman" w:hAnsi="Times New Roman"/>
            <w:sz w:val="24"/>
            <w:szCs w:val="24"/>
            <w:lang w:val="nl-NL"/>
          </w:rPr>
          <w:delText>t</w:delText>
        </w:r>
      </w:del>
      <w:r w:rsidRPr="0050697F">
        <w:rPr>
          <w:rFonts w:ascii="Times New Roman" w:hAnsi="Times New Roman"/>
          <w:sz w:val="24"/>
          <w:szCs w:val="24"/>
          <w:lang w:val="nl-NL"/>
        </w:rPr>
        <w:t xml:space="preserve">rước </w:t>
      </w:r>
      <w:ins w:id="41" w:author="Thu HA" w:date="2026-04-13T11:43:00Z" w16du:dateUtc="2026-04-13T04:43:00Z">
        <w:r w:rsidR="00574A20">
          <w:rPr>
            <w:rFonts w:ascii="Times New Roman" w:hAnsi="Times New Roman"/>
            <w:sz w:val="24"/>
            <w:szCs w:val="24"/>
            <w:lang w:val="vi-VN"/>
          </w:rPr>
          <w:t>khi</w:t>
        </w:r>
      </w:ins>
      <w:del w:id="42" w:author="Thu HA" w:date="2026-04-13T11:43:00Z" w16du:dateUtc="2026-04-13T04:43:00Z">
        <w:r w:rsidRPr="0050697F" w:rsidDel="00574A20">
          <w:rPr>
            <w:rFonts w:ascii="Times New Roman" w:hAnsi="Times New Roman"/>
            <w:sz w:val="24"/>
            <w:szCs w:val="24"/>
            <w:lang w:val="nl-NL"/>
          </w:rPr>
          <w:delText>ngày</w:delText>
        </w:r>
      </w:del>
      <w:r w:rsidRPr="0050697F">
        <w:rPr>
          <w:rFonts w:ascii="Times New Roman" w:hAnsi="Times New Roman"/>
          <w:sz w:val="24"/>
          <w:szCs w:val="24"/>
          <w:lang w:val="nl-NL"/>
        </w:rPr>
        <w:t xml:space="preserve"> hết hạn Hợp đồng</w:t>
      </w:r>
      <w:ins w:id="43" w:author="Thu HA" w:date="2026-04-13T11:43:00Z" w16du:dateUtc="2026-04-13T04:43:00Z">
        <w:r w:rsidR="00574A20">
          <w:rPr>
            <w:rFonts w:ascii="Times New Roman" w:hAnsi="Times New Roman"/>
            <w:sz w:val="24"/>
            <w:szCs w:val="24"/>
            <w:lang w:val="vi-VN"/>
          </w:rPr>
          <w:t xml:space="preserve"> 30 (ba mươi) ngày</w:t>
        </w:r>
      </w:ins>
      <w:r w:rsidRPr="0050697F">
        <w:rPr>
          <w:rFonts w:ascii="Times New Roman" w:hAnsi="Times New Roman"/>
          <w:sz w:val="24"/>
          <w:szCs w:val="24"/>
          <w:lang w:val="nl-NL"/>
        </w:rPr>
        <w:t>, nếu</w:t>
      </w:r>
      <w:del w:id="44" w:author="Thu HA" w:date="2026-04-13T11:43:00Z" w16du:dateUtc="2026-04-13T04:43:00Z">
        <w:r w:rsidRPr="0050697F" w:rsidDel="00574A20">
          <w:rPr>
            <w:rFonts w:ascii="Times New Roman" w:hAnsi="Times New Roman"/>
            <w:sz w:val="24"/>
            <w:szCs w:val="24"/>
            <w:lang w:val="nl-NL"/>
          </w:rPr>
          <w:delText xml:space="preserve"> không</w:delText>
        </w:r>
      </w:del>
      <w:r w:rsidRPr="0050697F">
        <w:rPr>
          <w:rFonts w:ascii="Times New Roman" w:hAnsi="Times New Roman"/>
          <w:sz w:val="24"/>
          <w:szCs w:val="24"/>
          <w:lang w:val="nl-NL"/>
        </w:rPr>
        <w:t xml:space="preserve"> Bên</w:t>
      </w:r>
      <w:ins w:id="45" w:author="Thu HA" w:date="2026-04-13T11:43:00Z" w16du:dateUtc="2026-04-13T04:43:00Z">
        <w:r w:rsidR="00574A20">
          <w:rPr>
            <w:rFonts w:ascii="Times New Roman" w:hAnsi="Times New Roman"/>
            <w:sz w:val="24"/>
            <w:szCs w:val="24"/>
            <w:lang w:val="vi-VN"/>
          </w:rPr>
          <w:t xml:space="preserve"> </w:t>
        </w:r>
      </w:ins>
      <w:ins w:id="46" w:author="Thu HA" w:date="2026-04-13T11:44:00Z" w16du:dateUtc="2026-04-13T04:44:00Z">
        <w:r w:rsidR="00574A20">
          <w:rPr>
            <w:rFonts w:ascii="Times New Roman" w:hAnsi="Times New Roman"/>
            <w:sz w:val="24"/>
            <w:szCs w:val="24"/>
            <w:lang w:val="vi-VN"/>
          </w:rPr>
          <w:t>A</w:t>
        </w:r>
      </w:ins>
      <w:del w:id="47" w:author="Thu HA" w:date="2026-04-13T11:43:00Z" w16du:dateUtc="2026-04-13T04:43:00Z">
        <w:r w:rsidRPr="0050697F" w:rsidDel="00574A20">
          <w:rPr>
            <w:rFonts w:ascii="Times New Roman" w:hAnsi="Times New Roman"/>
            <w:sz w:val="24"/>
            <w:szCs w:val="24"/>
            <w:lang w:val="nl-NL"/>
          </w:rPr>
          <w:delText xml:space="preserve"> nào</w:delText>
        </w:r>
      </w:del>
      <w:r w:rsidRPr="0050697F">
        <w:rPr>
          <w:rFonts w:ascii="Times New Roman" w:hAnsi="Times New Roman"/>
          <w:sz w:val="24"/>
          <w:szCs w:val="24"/>
          <w:lang w:val="nl-NL"/>
        </w:rPr>
        <w:t xml:space="preserve"> có</w:t>
      </w:r>
      <w:del w:id="48" w:author="Thu HA" w:date="2026-04-13T11:44:00Z" w16du:dateUtc="2026-04-13T04:44:00Z">
        <w:r w:rsidRPr="0050697F" w:rsidDel="00574A20">
          <w:rPr>
            <w:rFonts w:ascii="Times New Roman" w:hAnsi="Times New Roman"/>
            <w:sz w:val="24"/>
            <w:szCs w:val="24"/>
            <w:lang w:val="nl-NL"/>
          </w:rPr>
          <w:delText xml:space="preserve"> </w:delText>
        </w:r>
      </w:del>
      <w:ins w:id="49" w:author="Thu HA" w:date="2026-04-13T11:44:00Z" w16du:dateUtc="2026-04-13T04:44:00Z">
        <w:r w:rsidR="00574A20">
          <w:rPr>
            <w:rFonts w:ascii="Times New Roman" w:hAnsi="Times New Roman"/>
            <w:sz w:val="24"/>
            <w:szCs w:val="24"/>
            <w:lang w:val="vi-VN"/>
          </w:rPr>
          <w:t xml:space="preserve"> nhu cầu tiếp tục sử dụng dịch vụ do bên B cung cấp thì Các Bên sẽ thỏa thuận về việc gia hạn Hợp Đồng hoặc ký Hợp </w:t>
        </w:r>
      </w:ins>
      <w:ins w:id="50" w:author="Thu HA" w:date="2026-04-13T11:45:00Z" w16du:dateUtc="2026-04-13T04:45:00Z">
        <w:r w:rsidR="00574A20">
          <w:rPr>
            <w:rFonts w:ascii="Times New Roman" w:hAnsi="Times New Roman"/>
            <w:sz w:val="24"/>
            <w:szCs w:val="24"/>
            <w:lang w:val="vi-VN"/>
          </w:rPr>
          <w:t xml:space="preserve">Đồng mới; trong trường hợp này, Hai bên cùng thỏa thuận và thương </w:t>
        </w:r>
      </w:ins>
      <w:ins w:id="51" w:author="Thu HA" w:date="2026-04-13T11:46:00Z" w16du:dateUtc="2026-04-13T04:46:00Z">
        <w:r w:rsidR="00574A20">
          <w:rPr>
            <w:rFonts w:ascii="Times New Roman" w:hAnsi="Times New Roman"/>
            <w:sz w:val="24"/>
            <w:szCs w:val="24"/>
            <w:lang w:val="vi-VN"/>
          </w:rPr>
          <w:t>lượng</w:t>
        </w:r>
      </w:ins>
      <w:ins w:id="52" w:author="Thu HA" w:date="2026-04-13T11:45:00Z" w16du:dateUtc="2026-04-13T04:45:00Z">
        <w:r w:rsidR="00574A20">
          <w:rPr>
            <w:rFonts w:ascii="Times New Roman" w:hAnsi="Times New Roman"/>
            <w:sz w:val="24"/>
            <w:szCs w:val="24"/>
            <w:lang w:val="vi-VN"/>
          </w:rPr>
          <w:t xml:space="preserve"> giá cho Hợp Đồng mới</w:t>
        </w:r>
      </w:ins>
      <w:del w:id="53" w:author="Thu HA" w:date="2026-04-13T11:44:00Z" w16du:dateUtc="2026-04-13T04:44:00Z">
        <w:r w:rsidRPr="0050697F" w:rsidDel="00574A20">
          <w:rPr>
            <w:rFonts w:ascii="Times New Roman" w:hAnsi="Times New Roman"/>
            <w:sz w:val="24"/>
            <w:szCs w:val="24"/>
            <w:lang w:val="nl-NL"/>
          </w:rPr>
          <w:delText>thông báo bằng văn bản về việc chấm dứt Hợp đồng thì hợp đồng sẽ tự động gia hạn thêm 12 (mười hai) tháng và không giới hạn số lần gia hạn. Các bên sẽ tiến hành ký kết phụ lục gia hạn hợp đồng</w:delText>
        </w:r>
      </w:del>
      <w:r w:rsidRPr="0050697F">
        <w:rPr>
          <w:rFonts w:ascii="Times New Roman" w:hAnsi="Times New Roman"/>
          <w:sz w:val="24"/>
          <w:szCs w:val="24"/>
          <w:lang w:val="nl-NL"/>
        </w:rPr>
        <w:t xml:space="preserve">.  </w:t>
      </w:r>
      <w:del w:id="54" w:author="Thu HA" w:date="2026-04-13T11:44:00Z" w16du:dateUtc="2026-04-13T04:44:00Z">
        <w:r w:rsidRPr="0050697F" w:rsidDel="00574A20">
          <w:rPr>
            <w:rFonts w:ascii="Times New Roman" w:hAnsi="Times New Roman" w:cs="Times New Roman"/>
            <w:color w:val="000000" w:themeColor="text1"/>
            <w:sz w:val="24"/>
            <w:szCs w:val="24"/>
            <w:lang w:val="nl-NL"/>
          </w:rPr>
          <w:delText xml:space="preserve"> </w:delText>
        </w:r>
      </w:del>
    </w:p>
    <w:p w14:paraId="34BB9EA5" w14:textId="4C8D98E6" w:rsidR="00502AFB" w:rsidRPr="0050697F" w:rsidRDefault="00502AFB" w:rsidP="006F3CB3">
      <w:pPr>
        <w:numPr>
          <w:ilvl w:val="1"/>
          <w:numId w:val="3"/>
        </w:numPr>
        <w:spacing w:line="276" w:lineRule="auto"/>
        <w:ind w:left="567" w:hanging="567"/>
        <w:jc w:val="both"/>
        <w:rPr>
          <w:rFonts w:ascii="Times New Roman" w:hAnsi="Times New Roman"/>
          <w:sz w:val="24"/>
          <w:szCs w:val="24"/>
          <w:lang w:val="nl-NL"/>
        </w:rPr>
      </w:pPr>
      <w:ins w:id="55" w:author="Thu HA" w:date="2026-04-13T13:11:00Z" w16du:dateUtc="2026-04-13T06:11:00Z">
        <w:r>
          <w:rPr>
            <w:rFonts w:ascii="Times New Roman" w:hAnsi="Times New Roman"/>
            <w:sz w:val="24"/>
            <w:szCs w:val="24"/>
            <w:lang w:val="vi-VN"/>
          </w:rPr>
          <w:t xml:space="preserve"> </w:t>
        </w:r>
      </w:ins>
    </w:p>
    <w:p w14:paraId="3F24A192" w14:textId="77777777" w:rsidR="00C74142" w:rsidRPr="0075087F" w:rsidRDefault="00C74142" w:rsidP="00C74142">
      <w:pPr>
        <w:keepNext/>
        <w:spacing w:line="276" w:lineRule="auto"/>
        <w:jc w:val="both"/>
        <w:outlineLvl w:val="0"/>
        <w:rPr>
          <w:rFonts w:ascii="Times New Roman" w:hAnsi="Times New Roman" w:cs="Times New Roman"/>
          <w:b/>
          <w:sz w:val="24"/>
          <w:szCs w:val="24"/>
          <w:lang w:val="nl-NL"/>
        </w:rPr>
      </w:pPr>
      <w:r w:rsidRPr="0075087F">
        <w:rPr>
          <w:rFonts w:ascii="Times New Roman" w:hAnsi="Times New Roman" w:cs="Times New Roman"/>
          <w:b/>
          <w:sz w:val="24"/>
          <w:szCs w:val="24"/>
          <w:lang w:val="nl-NL"/>
        </w:rPr>
        <w:t>ĐIỀU 3: NHÂN SỰ VÀ THỜI GIAN LÀM VIỆC</w:t>
      </w:r>
    </w:p>
    <w:p w14:paraId="7B572179" w14:textId="77777777" w:rsidR="00C74142" w:rsidRPr="00B804EB" w:rsidRDefault="00C74142" w:rsidP="00C74142">
      <w:pPr>
        <w:numPr>
          <w:ilvl w:val="1"/>
          <w:numId w:val="6"/>
        </w:numPr>
        <w:spacing w:line="276" w:lineRule="auto"/>
        <w:ind w:left="567" w:hanging="567"/>
        <w:jc w:val="both"/>
        <w:rPr>
          <w:rFonts w:ascii="Times New Roman" w:hAnsi="Times New Roman" w:cs="Times New Roman"/>
          <w:b/>
          <w:color w:val="000000"/>
          <w:sz w:val="24"/>
          <w:szCs w:val="24"/>
          <w:lang w:val="nl-NL"/>
        </w:rPr>
      </w:pPr>
      <w:r w:rsidRPr="00B804EB">
        <w:rPr>
          <w:rFonts w:ascii="Times New Roman" w:hAnsi="Times New Roman" w:cs="Times New Roman"/>
          <w:b/>
          <w:color w:val="000000"/>
          <w:sz w:val="24"/>
          <w:szCs w:val="24"/>
          <w:lang w:val="nl-NL"/>
        </w:rPr>
        <w:t>Yêu cầu về nhân sự:</w:t>
      </w:r>
    </w:p>
    <w:p w14:paraId="5B31DC4D" w14:textId="77777777" w:rsidR="00C74142" w:rsidRPr="006F3CB3" w:rsidRDefault="00C74142" w:rsidP="00C74142">
      <w:pPr>
        <w:pStyle w:val="ListParagraph"/>
        <w:numPr>
          <w:ilvl w:val="0"/>
          <w:numId w:val="21"/>
        </w:numPr>
        <w:spacing w:line="276" w:lineRule="auto"/>
        <w:ind w:left="1134" w:hanging="567"/>
        <w:contextualSpacing w:val="0"/>
        <w:jc w:val="both"/>
        <w:rPr>
          <w:ins w:id="56" w:author="Thu HA" w:date="2026-04-13T11:47:00Z" w16du:dateUtc="2026-04-13T04:47:00Z"/>
          <w:rFonts w:ascii="Times New Roman" w:hAnsi="Times New Roman" w:cs="Times New Roman"/>
          <w:color w:val="000000"/>
          <w:sz w:val="24"/>
          <w:szCs w:val="24"/>
          <w:lang w:val="vi-VN"/>
        </w:rPr>
      </w:pPr>
      <w:r w:rsidRPr="006904D7">
        <w:rPr>
          <w:rFonts w:ascii="Times New Roman" w:hAnsi="Times New Roman" w:cs="Times New Roman"/>
          <w:color w:val="000000"/>
          <w:sz w:val="24"/>
          <w:szCs w:val="24"/>
          <w:lang w:val="nl-NL"/>
        </w:rPr>
        <w:t>Sức khỏe: tốt, có đủ điều kiện làm việc.</w:t>
      </w:r>
    </w:p>
    <w:p w14:paraId="0958F708" w14:textId="00E114C3" w:rsidR="00574A20" w:rsidRPr="006904D7" w:rsidRDefault="00574A20" w:rsidP="00C74142">
      <w:pPr>
        <w:pStyle w:val="ListParagraph"/>
        <w:numPr>
          <w:ilvl w:val="0"/>
          <w:numId w:val="21"/>
        </w:numPr>
        <w:spacing w:line="276" w:lineRule="auto"/>
        <w:ind w:left="1134" w:hanging="567"/>
        <w:contextualSpacing w:val="0"/>
        <w:jc w:val="both"/>
        <w:rPr>
          <w:rFonts w:ascii="Times New Roman" w:hAnsi="Times New Roman" w:cs="Times New Roman"/>
          <w:color w:val="000000"/>
          <w:sz w:val="24"/>
          <w:szCs w:val="24"/>
          <w:lang w:val="nl-NL"/>
        </w:rPr>
      </w:pPr>
      <w:ins w:id="57" w:author="Thu HA" w:date="2026-04-13T11:47:00Z" w16du:dateUtc="2026-04-13T04:47:00Z">
        <w:r>
          <w:rPr>
            <w:rFonts w:ascii="Times New Roman" w:hAnsi="Times New Roman" w:cs="Times New Roman"/>
            <w:color w:val="000000"/>
            <w:sz w:val="24"/>
            <w:szCs w:val="24"/>
            <w:lang w:val="vi-VN"/>
          </w:rPr>
          <w:t xml:space="preserve">Nhân viên vệ sinh phải đạt độ tuổi theo Phương án quản lý vận hành được </w:t>
        </w:r>
      </w:ins>
      <w:ins w:id="58" w:author="Thu HA" w:date="2026-04-13T11:48:00Z" w16du:dateUtc="2026-04-13T04:48:00Z">
        <w:r>
          <w:rPr>
            <w:rFonts w:ascii="Times New Roman" w:hAnsi="Times New Roman" w:cs="Times New Roman"/>
            <w:color w:val="000000"/>
            <w:sz w:val="24"/>
            <w:szCs w:val="24"/>
            <w:lang w:val="vi-VN"/>
          </w:rPr>
          <w:t>duyệt, có lý lịch rõ ràng, không mắc bệnh truyền nhiễm, không có tiền án tiền sự, đạt tiêu chuẩn lao động theo quy định.</w:t>
        </w:r>
      </w:ins>
    </w:p>
    <w:p w14:paraId="22DD4E3E" w14:textId="77777777" w:rsidR="00C74142" w:rsidRPr="006904D7" w:rsidRDefault="00C74142" w:rsidP="00C74142">
      <w:pPr>
        <w:pStyle w:val="ListParagraph"/>
        <w:numPr>
          <w:ilvl w:val="0"/>
          <w:numId w:val="21"/>
        </w:numPr>
        <w:spacing w:line="276" w:lineRule="auto"/>
        <w:ind w:left="1134" w:hanging="567"/>
        <w:contextualSpacing w:val="0"/>
        <w:jc w:val="both"/>
        <w:rPr>
          <w:rFonts w:ascii="Times New Roman" w:hAnsi="Times New Roman" w:cs="Times New Roman"/>
          <w:color w:val="000000"/>
          <w:sz w:val="24"/>
          <w:szCs w:val="24"/>
          <w:lang w:val="nl-NL"/>
        </w:rPr>
      </w:pPr>
      <w:r w:rsidRPr="006904D7">
        <w:rPr>
          <w:rFonts w:ascii="Times New Roman" w:hAnsi="Times New Roman" w:cs="Times New Roman"/>
          <w:color w:val="000000"/>
          <w:sz w:val="24"/>
          <w:szCs w:val="24"/>
          <w:lang w:val="nl-NL"/>
        </w:rPr>
        <w:t>Tác phong: nhanh nhẹn, nhiệt tình, chủ động trong công việc.</w:t>
      </w:r>
    </w:p>
    <w:p w14:paraId="1F0F52F4" w14:textId="52D0F5A4" w:rsidR="00C74142" w:rsidRPr="006904D7" w:rsidRDefault="00C74142" w:rsidP="00C74142">
      <w:pPr>
        <w:pStyle w:val="ListParagraph"/>
        <w:numPr>
          <w:ilvl w:val="0"/>
          <w:numId w:val="21"/>
        </w:numPr>
        <w:spacing w:line="276" w:lineRule="auto"/>
        <w:ind w:left="1134" w:hanging="567"/>
        <w:contextualSpacing w:val="0"/>
        <w:jc w:val="both"/>
        <w:rPr>
          <w:rFonts w:ascii="Times New Roman" w:hAnsi="Times New Roman" w:cs="Times New Roman"/>
          <w:color w:val="000000"/>
          <w:sz w:val="24"/>
          <w:szCs w:val="24"/>
          <w:lang w:val="nl-NL"/>
        </w:rPr>
      </w:pPr>
      <w:r w:rsidRPr="006904D7">
        <w:rPr>
          <w:rFonts w:ascii="Times New Roman" w:hAnsi="Times New Roman" w:cs="Times New Roman"/>
          <w:color w:val="000000"/>
          <w:sz w:val="24"/>
          <w:szCs w:val="24"/>
          <w:lang w:val="nl-NL"/>
        </w:rPr>
        <w:t xml:space="preserve">Kinh nghiệm: </w:t>
      </w:r>
      <w:ins w:id="59" w:author="Thu HA" w:date="2026-04-13T11:49:00Z" w16du:dateUtc="2026-04-13T04:49:00Z">
        <w:r w:rsidR="00574A20">
          <w:rPr>
            <w:rFonts w:ascii="Times New Roman" w:hAnsi="Times New Roman" w:cs="Times New Roman"/>
            <w:color w:val="000000"/>
            <w:sz w:val="24"/>
            <w:szCs w:val="24"/>
            <w:lang w:val="vi-VN"/>
          </w:rPr>
          <w:t xml:space="preserve">Có tối thiểu 01 năm kinh nghiệm, đã trải qua </w:t>
        </w:r>
      </w:ins>
      <w:ins w:id="60" w:author="Thu HA" w:date="2026-04-13T11:50:00Z" w16du:dateUtc="2026-04-13T04:50:00Z">
        <w:r w:rsidR="00574A20">
          <w:rPr>
            <w:rFonts w:ascii="Times New Roman" w:hAnsi="Times New Roman" w:cs="Times New Roman"/>
            <w:color w:val="000000"/>
            <w:sz w:val="24"/>
            <w:szCs w:val="24"/>
            <w:lang w:val="vi-VN"/>
          </w:rPr>
          <w:t xml:space="preserve">công tác vệ sinh công nghiệp, vệ sinh tòa nhà, </w:t>
        </w:r>
      </w:ins>
      <w:ins w:id="61" w:author="Thu HA" w:date="2026-04-13T11:54:00Z" w16du:dateUtc="2026-04-13T04:54:00Z">
        <w:r w:rsidR="00460258">
          <w:rPr>
            <w:rFonts w:ascii="Times New Roman" w:hAnsi="Times New Roman" w:cs="Times New Roman"/>
            <w:color w:val="000000"/>
            <w:sz w:val="24"/>
            <w:szCs w:val="24"/>
            <w:lang w:val="vi-VN"/>
          </w:rPr>
          <w:t xml:space="preserve">chung </w:t>
        </w:r>
      </w:ins>
      <w:ins w:id="62" w:author="Thu HA" w:date="2026-04-13T11:55:00Z" w16du:dateUtc="2026-04-13T04:55:00Z">
        <w:r w:rsidR="00460258">
          <w:rPr>
            <w:rFonts w:ascii="Times New Roman" w:hAnsi="Times New Roman" w:cs="Times New Roman"/>
            <w:color w:val="000000"/>
            <w:sz w:val="24"/>
            <w:szCs w:val="24"/>
            <w:lang w:val="vi-VN"/>
          </w:rPr>
          <w:t xml:space="preserve">cư. Đã được đào tạo, hướng dẫn về nghiêp vụ, quy định, quy trình, an toàn lao động và phòng cháy chữa cháy cùng các nội dung có liên quan </w:t>
        </w:r>
      </w:ins>
      <w:ins w:id="63" w:author="Thu HA" w:date="2026-04-13T11:56:00Z" w16du:dateUtc="2026-04-13T04:56:00Z">
        <w:r w:rsidR="00460258">
          <w:rPr>
            <w:rFonts w:ascii="Times New Roman" w:hAnsi="Times New Roman" w:cs="Times New Roman"/>
            <w:color w:val="000000"/>
            <w:sz w:val="24"/>
            <w:szCs w:val="24"/>
            <w:lang w:val="vi-VN"/>
          </w:rPr>
          <w:t>nhằm thực hiện Dịch vụ tại Nhà chung cư.</w:t>
        </w:r>
      </w:ins>
      <w:del w:id="64" w:author="Thu HA" w:date="2026-04-13T11:48:00Z" w16du:dateUtc="2026-04-13T04:48:00Z">
        <w:r w:rsidRPr="006904D7" w:rsidDel="00574A20">
          <w:rPr>
            <w:rFonts w:ascii="Times New Roman" w:hAnsi="Times New Roman" w:cs="Times New Roman"/>
            <w:color w:val="000000"/>
            <w:sz w:val="24"/>
            <w:szCs w:val="24"/>
            <w:lang w:val="nl-NL"/>
          </w:rPr>
          <w:delText>đã trải qua công tác vệ sinh công nghiệp, vệ sinh tòa nhà</w:delText>
        </w:r>
        <w:r w:rsidDel="00574A20">
          <w:rPr>
            <w:rFonts w:ascii="Times New Roman" w:hAnsi="Times New Roman" w:cs="Times New Roman"/>
            <w:color w:val="000000"/>
            <w:sz w:val="24"/>
            <w:szCs w:val="24"/>
            <w:lang w:val="nl-NL"/>
          </w:rPr>
          <w:delText xml:space="preserve">, chung cư </w:delText>
        </w:r>
      </w:del>
    </w:p>
    <w:p w14:paraId="29EE177C" w14:textId="77777777" w:rsidR="00C74142" w:rsidRPr="007F65A9" w:rsidRDefault="00C74142" w:rsidP="00C74142">
      <w:pPr>
        <w:pStyle w:val="ListParagraph"/>
        <w:numPr>
          <w:ilvl w:val="0"/>
          <w:numId w:val="21"/>
        </w:numPr>
        <w:spacing w:line="276" w:lineRule="auto"/>
        <w:ind w:left="1134" w:hanging="567"/>
        <w:contextualSpacing w:val="0"/>
        <w:jc w:val="both"/>
        <w:rPr>
          <w:rFonts w:ascii="Times New Roman" w:hAnsi="Times New Roman" w:cs="Times New Roman"/>
          <w:color w:val="000000"/>
          <w:sz w:val="24"/>
          <w:szCs w:val="24"/>
          <w:lang w:val="nl-NL"/>
        </w:rPr>
      </w:pPr>
      <w:r w:rsidRPr="007F65A9">
        <w:rPr>
          <w:rFonts w:ascii="Times New Roman" w:hAnsi="Times New Roman" w:cs="Times New Roman"/>
          <w:color w:val="000000"/>
          <w:sz w:val="24"/>
          <w:szCs w:val="24"/>
          <w:lang w:val="nl-NL"/>
        </w:rPr>
        <w:t>Cung cấp đồng phục, bảo hộ lao động, đeo thẻ nhân viên, dụng cụ trang thiết bị phục vụ công việc.</w:t>
      </w:r>
    </w:p>
    <w:p w14:paraId="2E07B668" w14:textId="77777777" w:rsidR="00C74142" w:rsidRDefault="00C74142" w:rsidP="00C74142">
      <w:pPr>
        <w:numPr>
          <w:ilvl w:val="1"/>
          <w:numId w:val="6"/>
        </w:numPr>
        <w:spacing w:line="276" w:lineRule="auto"/>
        <w:ind w:left="567" w:hanging="567"/>
        <w:jc w:val="both"/>
        <w:rPr>
          <w:rFonts w:ascii="Times New Roman" w:hAnsi="Times New Roman" w:cs="Times New Roman"/>
          <w:color w:val="000000"/>
          <w:sz w:val="24"/>
          <w:szCs w:val="24"/>
          <w:lang w:val="nl-NL"/>
        </w:rPr>
      </w:pPr>
      <w:r w:rsidRPr="0075087F">
        <w:rPr>
          <w:rFonts w:ascii="Times New Roman" w:hAnsi="Times New Roman" w:cs="Times New Roman"/>
          <w:b/>
          <w:color w:val="000000"/>
          <w:sz w:val="24"/>
          <w:szCs w:val="24"/>
          <w:lang w:val="nl-NL"/>
        </w:rPr>
        <w:t>Số lượng nhân sự</w:t>
      </w:r>
      <w:r w:rsidRPr="0075087F">
        <w:rPr>
          <w:rFonts w:ascii="Times New Roman" w:hAnsi="Times New Roman" w:cs="Times New Roman"/>
          <w:color w:val="000000"/>
          <w:sz w:val="24"/>
          <w:szCs w:val="24"/>
          <w:lang w:val="nl-NL"/>
        </w:rPr>
        <w:t xml:space="preserve">: </w:t>
      </w:r>
    </w:p>
    <w:tbl>
      <w:tblPr>
        <w:tblStyle w:val="TableGrid"/>
        <w:tblW w:w="9721" w:type="dxa"/>
        <w:jc w:val="center"/>
        <w:tblLook w:val="04A0" w:firstRow="1" w:lastRow="0" w:firstColumn="1" w:lastColumn="0" w:noHBand="0" w:noVBand="1"/>
      </w:tblPr>
      <w:tblGrid>
        <w:gridCol w:w="1136"/>
        <w:gridCol w:w="4959"/>
        <w:gridCol w:w="3626"/>
      </w:tblGrid>
      <w:tr w:rsidR="00C74142" w:rsidRPr="00C21077" w14:paraId="117299F5" w14:textId="77777777" w:rsidTr="00C21077">
        <w:trPr>
          <w:trHeight w:val="324"/>
          <w:jc w:val="center"/>
        </w:trPr>
        <w:tc>
          <w:tcPr>
            <w:tcW w:w="1136" w:type="dxa"/>
            <w:shd w:val="clear" w:color="auto" w:fill="70AD47" w:themeFill="accent6"/>
          </w:tcPr>
          <w:p w14:paraId="78ED7CC2" w14:textId="77777777" w:rsidR="00C74142" w:rsidRPr="00C21077" w:rsidRDefault="00C74142" w:rsidP="001B0496">
            <w:pPr>
              <w:jc w:val="center"/>
              <w:rPr>
                <w:rFonts w:ascii="Times New Roman" w:hAnsi="Times New Roman" w:cs="Times New Roman"/>
                <w:b/>
                <w:color w:val="000000"/>
                <w:sz w:val="24"/>
                <w:szCs w:val="24"/>
                <w:lang w:val="nl-NL"/>
              </w:rPr>
            </w:pPr>
            <w:r w:rsidRPr="00C21077">
              <w:rPr>
                <w:rFonts w:ascii="Times New Roman" w:hAnsi="Times New Roman" w:cs="Times New Roman"/>
                <w:b/>
                <w:color w:val="000000"/>
                <w:sz w:val="24"/>
                <w:szCs w:val="24"/>
                <w:lang w:val="nl-NL"/>
              </w:rPr>
              <w:t>STT</w:t>
            </w:r>
          </w:p>
        </w:tc>
        <w:tc>
          <w:tcPr>
            <w:tcW w:w="4959" w:type="dxa"/>
            <w:shd w:val="clear" w:color="auto" w:fill="70AD47" w:themeFill="accent6"/>
          </w:tcPr>
          <w:p w14:paraId="49D81B88" w14:textId="77777777" w:rsidR="00C74142" w:rsidRPr="00C21077" w:rsidRDefault="00C74142" w:rsidP="001B0496">
            <w:pPr>
              <w:jc w:val="center"/>
              <w:rPr>
                <w:rFonts w:ascii="Times New Roman" w:hAnsi="Times New Roman" w:cs="Times New Roman"/>
                <w:b/>
                <w:color w:val="000000"/>
                <w:sz w:val="24"/>
                <w:szCs w:val="24"/>
                <w:lang w:val="nl-NL"/>
              </w:rPr>
            </w:pPr>
            <w:r w:rsidRPr="00C21077">
              <w:rPr>
                <w:rFonts w:ascii="Times New Roman" w:hAnsi="Times New Roman" w:cs="Times New Roman"/>
                <w:b/>
                <w:color w:val="000000"/>
                <w:sz w:val="24"/>
                <w:szCs w:val="24"/>
                <w:lang w:val="nl-NL"/>
              </w:rPr>
              <w:t>Vị trí</w:t>
            </w:r>
          </w:p>
        </w:tc>
        <w:tc>
          <w:tcPr>
            <w:tcW w:w="3626" w:type="dxa"/>
            <w:shd w:val="clear" w:color="auto" w:fill="70AD47" w:themeFill="accent6"/>
          </w:tcPr>
          <w:p w14:paraId="02A51065" w14:textId="77777777" w:rsidR="00C74142" w:rsidRPr="00C21077" w:rsidRDefault="00C74142" w:rsidP="001B0496">
            <w:pPr>
              <w:jc w:val="center"/>
              <w:rPr>
                <w:rFonts w:ascii="Times New Roman" w:hAnsi="Times New Roman" w:cs="Times New Roman"/>
                <w:b/>
                <w:color w:val="000000"/>
                <w:sz w:val="24"/>
                <w:szCs w:val="24"/>
                <w:lang w:val="nl-NL"/>
              </w:rPr>
            </w:pPr>
            <w:r w:rsidRPr="00C21077">
              <w:rPr>
                <w:rFonts w:ascii="Times New Roman" w:hAnsi="Times New Roman" w:cs="Times New Roman"/>
                <w:b/>
                <w:color w:val="000000"/>
                <w:sz w:val="24"/>
                <w:szCs w:val="24"/>
                <w:lang w:val="nl-NL"/>
              </w:rPr>
              <w:t>Số lượng nhân sự</w:t>
            </w:r>
          </w:p>
        </w:tc>
      </w:tr>
      <w:tr w:rsidR="00C74142" w:rsidRPr="00C21077" w14:paraId="68B3FFF6" w14:textId="77777777" w:rsidTr="00C21077">
        <w:trPr>
          <w:trHeight w:val="298"/>
          <w:jc w:val="center"/>
        </w:trPr>
        <w:tc>
          <w:tcPr>
            <w:tcW w:w="1136" w:type="dxa"/>
            <w:vAlign w:val="center"/>
          </w:tcPr>
          <w:p w14:paraId="7489065F" w14:textId="198253E1" w:rsidR="00C74142" w:rsidRPr="00C21077" w:rsidRDefault="00C74142" w:rsidP="001B0496">
            <w:pPr>
              <w:jc w:val="center"/>
              <w:rPr>
                <w:rFonts w:ascii="Times New Roman" w:hAnsi="Times New Roman" w:cs="Times New Roman"/>
                <w:color w:val="000000"/>
                <w:sz w:val="24"/>
                <w:szCs w:val="24"/>
                <w:lang w:val="nl-NL"/>
              </w:rPr>
            </w:pPr>
            <w:r w:rsidRPr="00C21077">
              <w:rPr>
                <w:rFonts w:ascii="Times New Roman" w:hAnsi="Times New Roman" w:cs="Times New Roman"/>
                <w:color w:val="000000"/>
                <w:sz w:val="24"/>
                <w:szCs w:val="24"/>
                <w:lang w:val="nl-NL"/>
              </w:rPr>
              <w:t>1</w:t>
            </w:r>
          </w:p>
        </w:tc>
        <w:tc>
          <w:tcPr>
            <w:tcW w:w="4959" w:type="dxa"/>
          </w:tcPr>
          <w:p w14:paraId="47C66E76" w14:textId="77777777" w:rsidR="00C74142" w:rsidRPr="00C21077" w:rsidRDefault="00C74142" w:rsidP="001B0496">
            <w:pPr>
              <w:jc w:val="both"/>
              <w:rPr>
                <w:rFonts w:ascii="Times New Roman" w:hAnsi="Times New Roman" w:cs="Times New Roman"/>
                <w:color w:val="000000"/>
                <w:sz w:val="24"/>
                <w:szCs w:val="24"/>
                <w:lang w:val="nl-NL"/>
              </w:rPr>
            </w:pPr>
            <w:r w:rsidRPr="00C21077">
              <w:rPr>
                <w:rFonts w:ascii="Times New Roman" w:hAnsi="Times New Roman" w:cs="Times New Roman"/>
                <w:color w:val="000000"/>
                <w:sz w:val="24"/>
                <w:szCs w:val="24"/>
                <w:lang w:val="nl-NL"/>
              </w:rPr>
              <w:t xml:space="preserve">Nhân viên giám sát </w:t>
            </w:r>
          </w:p>
        </w:tc>
        <w:tc>
          <w:tcPr>
            <w:tcW w:w="3626" w:type="dxa"/>
            <w:vAlign w:val="center"/>
          </w:tcPr>
          <w:p w14:paraId="228879C3" w14:textId="77777777" w:rsidR="00C74142" w:rsidRPr="00C21077" w:rsidRDefault="00C74142" w:rsidP="001B0496">
            <w:pPr>
              <w:jc w:val="center"/>
              <w:rPr>
                <w:rFonts w:ascii="Times New Roman" w:hAnsi="Times New Roman" w:cs="Times New Roman"/>
                <w:color w:val="000000"/>
                <w:sz w:val="24"/>
                <w:szCs w:val="24"/>
                <w:lang w:val="nl-NL"/>
              </w:rPr>
            </w:pPr>
            <w:r w:rsidRPr="00C21077">
              <w:rPr>
                <w:rFonts w:ascii="Times New Roman" w:hAnsi="Times New Roman" w:cs="Times New Roman"/>
                <w:color w:val="000000"/>
                <w:sz w:val="24"/>
                <w:szCs w:val="24"/>
                <w:lang w:val="nl-NL"/>
              </w:rPr>
              <w:t>01</w:t>
            </w:r>
          </w:p>
        </w:tc>
      </w:tr>
      <w:tr w:rsidR="00C74142" w:rsidRPr="00C21077" w14:paraId="7C6EEEBE" w14:textId="77777777" w:rsidTr="00C21077">
        <w:trPr>
          <w:trHeight w:val="298"/>
          <w:jc w:val="center"/>
        </w:trPr>
        <w:tc>
          <w:tcPr>
            <w:tcW w:w="1136" w:type="dxa"/>
            <w:vAlign w:val="center"/>
          </w:tcPr>
          <w:p w14:paraId="5C6F5D34" w14:textId="37D894FD" w:rsidR="00C74142" w:rsidRPr="00C21077" w:rsidRDefault="00C74142" w:rsidP="001B0496">
            <w:pPr>
              <w:jc w:val="center"/>
              <w:rPr>
                <w:rFonts w:ascii="Times New Roman" w:hAnsi="Times New Roman" w:cs="Times New Roman"/>
                <w:color w:val="000000"/>
                <w:sz w:val="24"/>
                <w:szCs w:val="24"/>
                <w:lang w:val="nl-NL"/>
              </w:rPr>
            </w:pPr>
            <w:r w:rsidRPr="00C21077">
              <w:rPr>
                <w:rFonts w:ascii="Times New Roman" w:hAnsi="Times New Roman" w:cs="Times New Roman"/>
                <w:color w:val="000000"/>
                <w:sz w:val="24"/>
                <w:szCs w:val="24"/>
                <w:lang w:val="nl-NL"/>
              </w:rPr>
              <w:t>2</w:t>
            </w:r>
          </w:p>
        </w:tc>
        <w:tc>
          <w:tcPr>
            <w:tcW w:w="4959" w:type="dxa"/>
          </w:tcPr>
          <w:p w14:paraId="37576FC1" w14:textId="77777777" w:rsidR="00C74142" w:rsidRPr="00C21077" w:rsidRDefault="00C74142" w:rsidP="001B0496">
            <w:pPr>
              <w:jc w:val="both"/>
              <w:rPr>
                <w:rFonts w:ascii="Times New Roman" w:hAnsi="Times New Roman" w:cs="Times New Roman"/>
                <w:color w:val="000000"/>
                <w:sz w:val="24"/>
                <w:szCs w:val="24"/>
                <w:lang w:val="nl-NL"/>
              </w:rPr>
            </w:pPr>
            <w:r w:rsidRPr="00C21077">
              <w:rPr>
                <w:rFonts w:ascii="Times New Roman" w:hAnsi="Times New Roman" w:cs="Times New Roman"/>
                <w:color w:val="000000"/>
                <w:sz w:val="24"/>
                <w:szCs w:val="24"/>
                <w:lang w:val="nl-NL"/>
              </w:rPr>
              <w:t>Nhân viên vệ sinh</w:t>
            </w:r>
          </w:p>
        </w:tc>
        <w:tc>
          <w:tcPr>
            <w:tcW w:w="3626" w:type="dxa"/>
            <w:vAlign w:val="center"/>
          </w:tcPr>
          <w:p w14:paraId="30670D1D" w14:textId="6986526B" w:rsidR="00C74142" w:rsidRPr="006F3CB3" w:rsidRDefault="00460258" w:rsidP="001B0496">
            <w:pPr>
              <w:jc w:val="center"/>
              <w:rPr>
                <w:rFonts w:ascii="Times New Roman" w:hAnsi="Times New Roman" w:cs="Times New Roman"/>
                <w:color w:val="000000"/>
                <w:sz w:val="24"/>
                <w:szCs w:val="24"/>
                <w:lang w:val="nl-NL"/>
              </w:rPr>
            </w:pPr>
            <w:ins w:id="65" w:author="Thu HA" w:date="2026-04-13T11:56:00Z" w16du:dateUtc="2026-04-13T04:56:00Z">
              <w:r>
                <w:rPr>
                  <w:rFonts w:ascii="Times New Roman" w:hAnsi="Times New Roman" w:cs="Times New Roman"/>
                  <w:color w:val="000000"/>
                  <w:sz w:val="24"/>
                  <w:szCs w:val="24"/>
                  <w:lang w:val="nl-NL"/>
                </w:rPr>
                <w:t>0</w:t>
              </w:r>
            </w:ins>
            <w:del w:id="66" w:author="Thu HA" w:date="2026-04-13T11:56:00Z" w16du:dateUtc="2026-04-13T04:56:00Z">
              <w:r w:rsidR="003B03BA" w:rsidRPr="00C21077" w:rsidDel="00460258">
                <w:rPr>
                  <w:rFonts w:ascii="Times New Roman" w:hAnsi="Times New Roman" w:cs="Times New Roman"/>
                  <w:color w:val="000000"/>
                  <w:sz w:val="24"/>
                  <w:szCs w:val="24"/>
                  <w:lang w:val="nl-NL"/>
                </w:rPr>
                <w:delText>08</w:delText>
              </w:r>
            </w:del>
            <w:ins w:id="67" w:author="Thu HA" w:date="2026-04-13T11:56:00Z" w16du:dateUtc="2026-04-13T04:56:00Z">
              <w:r>
                <w:rPr>
                  <w:rFonts w:ascii="Times New Roman" w:hAnsi="Times New Roman" w:cs="Times New Roman"/>
                  <w:color w:val="000000"/>
                  <w:sz w:val="24"/>
                  <w:szCs w:val="24"/>
                  <w:lang w:val="nl-NL"/>
                </w:rPr>
                <w:t>7</w:t>
              </w:r>
            </w:ins>
          </w:p>
        </w:tc>
      </w:tr>
      <w:tr w:rsidR="00C74142" w:rsidRPr="0075087F" w14:paraId="558D00E0" w14:textId="77777777" w:rsidTr="00C21077">
        <w:trPr>
          <w:trHeight w:val="151"/>
          <w:jc w:val="center"/>
        </w:trPr>
        <w:tc>
          <w:tcPr>
            <w:tcW w:w="6095" w:type="dxa"/>
            <w:gridSpan w:val="2"/>
            <w:shd w:val="clear" w:color="auto" w:fill="70AD47" w:themeFill="accent6"/>
          </w:tcPr>
          <w:p w14:paraId="1D6C6FE0" w14:textId="77777777" w:rsidR="00C74142" w:rsidRPr="00C21077" w:rsidRDefault="00C74142" w:rsidP="001B0496">
            <w:pPr>
              <w:jc w:val="center"/>
              <w:rPr>
                <w:rFonts w:ascii="Times New Roman" w:hAnsi="Times New Roman" w:cs="Times New Roman"/>
                <w:b/>
                <w:color w:val="000000"/>
                <w:sz w:val="24"/>
                <w:szCs w:val="24"/>
                <w:lang w:val="nl-NL"/>
              </w:rPr>
            </w:pPr>
            <w:r w:rsidRPr="00C21077">
              <w:rPr>
                <w:rFonts w:ascii="Times New Roman" w:hAnsi="Times New Roman" w:cs="Times New Roman"/>
                <w:b/>
                <w:color w:val="000000"/>
                <w:sz w:val="24"/>
                <w:szCs w:val="24"/>
                <w:lang w:val="nl-NL"/>
              </w:rPr>
              <w:t>Tổng cộng</w:t>
            </w:r>
          </w:p>
        </w:tc>
        <w:tc>
          <w:tcPr>
            <w:tcW w:w="3626" w:type="dxa"/>
            <w:shd w:val="clear" w:color="auto" w:fill="70AD47" w:themeFill="accent6"/>
          </w:tcPr>
          <w:p w14:paraId="640CAE71" w14:textId="1DE0C14F" w:rsidR="00C74142" w:rsidRPr="006F3CB3" w:rsidRDefault="00460258" w:rsidP="001B0496">
            <w:pPr>
              <w:jc w:val="center"/>
              <w:rPr>
                <w:rFonts w:ascii="Times New Roman" w:hAnsi="Times New Roman" w:cs="Times New Roman"/>
                <w:b/>
                <w:color w:val="000000" w:themeColor="text1"/>
                <w:sz w:val="24"/>
                <w:szCs w:val="24"/>
                <w:lang w:val="vi-VN"/>
              </w:rPr>
            </w:pPr>
            <w:ins w:id="68" w:author="Thu HA" w:date="2026-04-13T11:56:00Z" w16du:dateUtc="2026-04-13T04:56:00Z">
              <w:r>
                <w:rPr>
                  <w:rFonts w:ascii="Times New Roman" w:hAnsi="Times New Roman" w:cs="Times New Roman"/>
                  <w:b/>
                  <w:color w:val="000000"/>
                  <w:sz w:val="24"/>
                  <w:szCs w:val="24"/>
                  <w:lang w:val="nl-NL"/>
                </w:rPr>
                <w:t>0</w:t>
              </w:r>
            </w:ins>
            <w:del w:id="69" w:author="Thu HA" w:date="2026-04-13T11:56:00Z" w16du:dateUtc="2026-04-13T04:56:00Z">
              <w:r w:rsidR="003B03BA" w:rsidRPr="00C21077" w:rsidDel="00460258">
                <w:rPr>
                  <w:rFonts w:ascii="Times New Roman" w:hAnsi="Times New Roman" w:cs="Times New Roman"/>
                  <w:b/>
                  <w:color w:val="000000"/>
                  <w:sz w:val="24"/>
                  <w:szCs w:val="24"/>
                  <w:lang w:val="nl-NL"/>
                </w:rPr>
                <w:delText>09</w:delText>
              </w:r>
            </w:del>
            <w:ins w:id="70" w:author="Thu HA" w:date="2026-04-13T11:56:00Z" w16du:dateUtc="2026-04-13T04:56:00Z">
              <w:r>
                <w:rPr>
                  <w:rFonts w:ascii="Times New Roman" w:hAnsi="Times New Roman" w:cs="Times New Roman"/>
                  <w:b/>
                  <w:color w:val="000000"/>
                  <w:sz w:val="24"/>
                  <w:szCs w:val="24"/>
                  <w:lang w:val="nl-NL"/>
                </w:rPr>
                <w:t>8</w:t>
              </w:r>
            </w:ins>
          </w:p>
        </w:tc>
      </w:tr>
    </w:tbl>
    <w:p w14:paraId="1D676F0A" w14:textId="7D6BFA2C" w:rsidR="00C74142" w:rsidRPr="0075087F" w:rsidRDefault="00C74142" w:rsidP="00C74142">
      <w:pPr>
        <w:numPr>
          <w:ilvl w:val="1"/>
          <w:numId w:val="6"/>
        </w:numPr>
        <w:spacing w:line="276" w:lineRule="auto"/>
        <w:ind w:left="567" w:hanging="567"/>
        <w:jc w:val="both"/>
        <w:rPr>
          <w:rFonts w:ascii="Times New Roman" w:hAnsi="Times New Roman" w:cs="Times New Roman"/>
          <w:color w:val="000000"/>
          <w:sz w:val="24"/>
          <w:szCs w:val="24"/>
          <w:lang w:val="nl-NL"/>
        </w:rPr>
      </w:pPr>
      <w:r w:rsidRPr="0075087F">
        <w:rPr>
          <w:rFonts w:ascii="Times New Roman" w:hAnsi="Times New Roman" w:cs="Times New Roman"/>
          <w:b/>
          <w:color w:val="000000"/>
          <w:sz w:val="24"/>
          <w:szCs w:val="24"/>
          <w:lang w:val="nl-NL"/>
        </w:rPr>
        <w:t>Thời gian làm việc:</w:t>
      </w:r>
      <w:r w:rsidRPr="0075087F">
        <w:rPr>
          <w:rFonts w:ascii="Times New Roman" w:hAnsi="Times New Roman" w:cs="Times New Roman"/>
          <w:color w:val="000000"/>
          <w:sz w:val="24"/>
          <w:szCs w:val="24"/>
          <w:lang w:val="nl-NL"/>
        </w:rPr>
        <w:t xml:space="preserve"> </w:t>
      </w:r>
    </w:p>
    <w:p w14:paraId="1FCC3DCA" w14:textId="439D6A3F" w:rsidR="00CD16A1" w:rsidRPr="006F3CB3" w:rsidRDefault="003B03BA" w:rsidP="00C74142">
      <w:pPr>
        <w:pStyle w:val="ListParagraph"/>
        <w:numPr>
          <w:ilvl w:val="0"/>
          <w:numId w:val="41"/>
        </w:numPr>
        <w:spacing w:after="200" w:line="276" w:lineRule="auto"/>
        <w:ind w:left="1170" w:right="-357" w:hanging="630"/>
        <w:jc w:val="both"/>
        <w:rPr>
          <w:ins w:id="71" w:author="Thu HA" w:date="2026-04-13T11:59:00Z" w16du:dateUtc="2026-04-13T04:59:00Z"/>
          <w:rFonts w:ascii="Times New Roman" w:hAnsi="Times New Roman"/>
          <w:sz w:val="24"/>
          <w:szCs w:val="24"/>
          <w:highlight w:val="yellow"/>
          <w:lang w:val="vi-VN"/>
        </w:rPr>
      </w:pPr>
      <w:del w:id="72" w:author="Thu HA" w:date="2026-04-13T11:57:00Z" w16du:dateUtc="2026-04-13T04:57:00Z">
        <w:r w:rsidDel="00460258">
          <w:rPr>
            <w:rFonts w:ascii="Times New Roman" w:hAnsi="Times New Roman"/>
            <w:sz w:val="24"/>
            <w:szCs w:val="24"/>
            <w:lang w:val="nl-NL"/>
          </w:rPr>
          <w:delText>08</w:delText>
        </w:r>
      </w:del>
      <w:ins w:id="73" w:author="Thu HA" w:date="2026-04-13T11:57:00Z" w16du:dateUtc="2026-04-13T04:57:00Z">
        <w:r w:rsidR="00460258">
          <w:rPr>
            <w:rFonts w:ascii="Times New Roman" w:hAnsi="Times New Roman"/>
            <w:sz w:val="24"/>
            <w:szCs w:val="24"/>
            <w:lang w:val="nl-NL"/>
          </w:rPr>
          <w:t>07</w:t>
        </w:r>
      </w:ins>
      <w:r>
        <w:rPr>
          <w:rFonts w:ascii="Times New Roman" w:hAnsi="Times New Roman"/>
          <w:sz w:val="24"/>
          <w:szCs w:val="24"/>
          <w:lang w:val="nl-NL"/>
        </w:rPr>
        <w:t xml:space="preserve"> nhân viên vệ sinh</w:t>
      </w:r>
      <w:r w:rsidR="00A86009">
        <w:rPr>
          <w:rFonts w:ascii="Times New Roman" w:hAnsi="Times New Roman"/>
          <w:sz w:val="24"/>
          <w:szCs w:val="24"/>
          <w:lang w:val="nl-NL"/>
        </w:rPr>
        <w:t>: làm việc từ thứ Hai đến Chủ nhật</w:t>
      </w:r>
      <w:ins w:id="74" w:author="Thu HA" w:date="2026-04-13T11:59:00Z" w16du:dateUtc="2026-04-13T04:59:00Z">
        <w:r w:rsidR="000A1C02" w:rsidRPr="006F3CB3">
          <w:rPr>
            <w:rFonts w:ascii="Times New Roman" w:hAnsi="Times New Roman"/>
            <w:sz w:val="24"/>
            <w:szCs w:val="24"/>
            <w:lang w:val="vi-VN"/>
          </w:rPr>
          <w:t xml:space="preserve">. Được </w:t>
        </w:r>
      </w:ins>
      <w:del w:id="75" w:author="Thu HA" w:date="2026-04-13T11:59:00Z" w16du:dateUtc="2026-04-13T04:59:00Z">
        <w:r w:rsidR="00A86009" w:rsidRPr="00502AFB" w:rsidDel="000A1C02">
          <w:rPr>
            <w:rFonts w:ascii="Times New Roman" w:hAnsi="Times New Roman"/>
            <w:sz w:val="24"/>
            <w:szCs w:val="24"/>
            <w:lang w:val="nl-NL"/>
          </w:rPr>
          <w:delText>,</w:delText>
        </w:r>
      </w:del>
      <w:ins w:id="76" w:author="ttclandm" w:date="2025-12-17T09:38:00Z">
        <w:del w:id="77" w:author="Thu HA" w:date="2026-04-13T11:57:00Z" w16du:dateUtc="2026-04-13T04:57:00Z">
          <w:r w:rsidR="00CD16A1" w:rsidRPr="00502AFB" w:rsidDel="00460258">
            <w:rPr>
              <w:rFonts w:ascii="Times New Roman" w:hAnsi="Times New Roman"/>
              <w:sz w:val="24"/>
              <w:szCs w:val="24"/>
              <w:lang w:val="nl-NL"/>
              <w:rPrChange w:id="78" w:author="Thu HA" w:date="2026-04-13T13:07:00Z" w16du:dateUtc="2026-04-13T06:07:00Z">
                <w:rPr>
                  <w:rFonts w:ascii="Times New Roman" w:hAnsi="Times New Roman"/>
                  <w:sz w:val="24"/>
                  <w:szCs w:val="24"/>
                  <w:highlight w:val="yellow"/>
                  <w:lang w:val="nl-NL"/>
                </w:rPr>
              </w:rPrChange>
            </w:rPr>
            <w:delText xml:space="preserve"> </w:delText>
          </w:r>
        </w:del>
      </w:ins>
      <w:ins w:id="79" w:author="ttclandm" w:date="2025-12-17T09:40:00Z">
        <w:del w:id="80" w:author="Thu HA" w:date="2026-04-13T11:57:00Z" w16du:dateUtc="2026-04-13T04:57:00Z">
          <w:r w:rsidR="00CD16A1" w:rsidRPr="00502AFB" w:rsidDel="00460258">
            <w:rPr>
              <w:rFonts w:ascii="Times New Roman" w:hAnsi="Times New Roman"/>
              <w:sz w:val="24"/>
              <w:szCs w:val="24"/>
              <w:lang w:val="nl-NL"/>
              <w:rPrChange w:id="81" w:author="Thu HA" w:date="2026-04-13T13:07:00Z" w16du:dateUtc="2026-04-13T06:07:00Z">
                <w:rPr>
                  <w:rFonts w:ascii="Times New Roman" w:hAnsi="Times New Roman"/>
                  <w:sz w:val="24"/>
                  <w:szCs w:val="24"/>
                  <w:highlight w:val="yellow"/>
                  <w:lang w:val="nl-NL"/>
                </w:rPr>
              </w:rPrChange>
            </w:rPr>
            <w:delText xml:space="preserve">trong đó, </w:delText>
          </w:r>
        </w:del>
      </w:ins>
      <w:ins w:id="82" w:author="ttclandm" w:date="2025-12-17T09:38:00Z">
        <w:r w:rsidR="00CD16A1" w:rsidRPr="00502AFB">
          <w:rPr>
            <w:rFonts w:ascii="Times New Roman" w:hAnsi="Times New Roman"/>
            <w:sz w:val="24"/>
            <w:szCs w:val="24"/>
            <w:lang w:val="nl-NL"/>
            <w:rPrChange w:id="83" w:author="Thu HA" w:date="2026-04-13T13:07:00Z" w16du:dateUtc="2026-04-13T06:07:00Z">
              <w:rPr>
                <w:rFonts w:ascii="Times New Roman" w:hAnsi="Times New Roman"/>
                <w:sz w:val="24"/>
                <w:szCs w:val="24"/>
                <w:highlight w:val="yellow"/>
                <w:lang w:val="nl-NL"/>
              </w:rPr>
            </w:rPrChange>
          </w:rPr>
          <w:t>phân bổ thành các ca như sau</w:t>
        </w:r>
      </w:ins>
      <w:ins w:id="84" w:author="ttclandm" w:date="2025-12-17T09:39:00Z">
        <w:r w:rsidR="00CD16A1" w:rsidRPr="00502AFB">
          <w:rPr>
            <w:rFonts w:ascii="Times New Roman" w:hAnsi="Times New Roman"/>
            <w:sz w:val="24"/>
            <w:szCs w:val="24"/>
            <w:lang w:val="nl-NL"/>
            <w:rPrChange w:id="85" w:author="Thu HA" w:date="2026-04-13T13:07:00Z" w16du:dateUtc="2026-04-13T06:07:00Z">
              <w:rPr>
                <w:rFonts w:ascii="Times New Roman" w:hAnsi="Times New Roman"/>
                <w:sz w:val="24"/>
                <w:szCs w:val="24"/>
                <w:highlight w:val="yellow"/>
                <w:lang w:val="nl-NL"/>
              </w:rPr>
            </w:rPrChange>
          </w:rPr>
          <w:t>:</w:t>
        </w:r>
      </w:ins>
    </w:p>
    <w:p w14:paraId="0B96BA48" w14:textId="77777777" w:rsidR="000A1C02" w:rsidRPr="00502AFB" w:rsidRDefault="000A1C02" w:rsidP="000A1C02">
      <w:pPr>
        <w:pStyle w:val="ListParagraph"/>
        <w:spacing w:after="200" w:line="276" w:lineRule="auto"/>
        <w:ind w:left="1170" w:right="-357"/>
        <w:jc w:val="both"/>
        <w:rPr>
          <w:ins w:id="86" w:author="Thu HA" w:date="2026-04-13T11:59:00Z" w16du:dateUtc="2026-04-13T04:59:00Z"/>
          <w:rFonts w:ascii="Times New Roman" w:hAnsi="Times New Roman"/>
          <w:b/>
          <w:sz w:val="24"/>
          <w:szCs w:val="24"/>
          <w:lang w:val="vi-VN"/>
          <w:rPrChange w:id="87" w:author="Thu HA" w:date="2026-04-13T13:07:00Z" w16du:dateUtc="2026-04-13T06:07:00Z">
            <w:rPr>
              <w:ins w:id="88" w:author="Thu HA" w:date="2026-04-13T11:59:00Z" w16du:dateUtc="2026-04-13T04:59:00Z"/>
              <w:rFonts w:ascii="Times New Roman" w:hAnsi="Times New Roman"/>
              <w:b/>
              <w:sz w:val="24"/>
              <w:szCs w:val="24"/>
              <w:highlight w:val="yellow"/>
              <w:lang w:val="vi-VN"/>
            </w:rPr>
          </w:rPrChange>
        </w:rPr>
      </w:pPr>
      <w:ins w:id="89" w:author="Thu HA" w:date="2026-04-13T11:59:00Z">
        <w:r w:rsidRPr="00502AFB">
          <w:rPr>
            <w:rFonts w:ascii="Times New Roman" w:hAnsi="Times New Roman"/>
            <w:b/>
            <w:sz w:val="24"/>
            <w:szCs w:val="24"/>
            <w:rPrChange w:id="90" w:author="Thu HA" w:date="2026-04-13T13:07:00Z" w16du:dateUtc="2026-04-13T06:07:00Z">
              <w:rPr>
                <w:rFonts w:ascii="Times New Roman" w:hAnsi="Times New Roman"/>
                <w:b/>
                <w:sz w:val="24"/>
                <w:szCs w:val="24"/>
                <w:highlight w:val="yellow"/>
              </w:rPr>
            </w:rPrChange>
          </w:rPr>
          <w:t xml:space="preserve">+ Nhân viên ca sáng: 06 vị trí </w:t>
        </w:r>
      </w:ins>
    </w:p>
    <w:p w14:paraId="285A6C87" w14:textId="203071F1" w:rsidR="000A1C02" w:rsidRPr="00502AFB" w:rsidDel="000A1C02" w:rsidRDefault="000A1C02" w:rsidP="003B03BA">
      <w:pPr>
        <w:pStyle w:val="ListParagraph"/>
        <w:numPr>
          <w:ilvl w:val="0"/>
          <w:numId w:val="41"/>
        </w:numPr>
        <w:spacing w:after="200" w:line="276" w:lineRule="auto"/>
        <w:ind w:left="1170" w:right="-357" w:hanging="630"/>
        <w:jc w:val="both"/>
        <w:rPr>
          <w:del w:id="91" w:author="Thu HA" w:date="2026-04-13T11:59:00Z" w16du:dateUtc="2026-04-13T04:59:00Z"/>
          <w:rFonts w:ascii="Times New Roman" w:hAnsi="Times New Roman"/>
          <w:b/>
          <w:sz w:val="24"/>
          <w:szCs w:val="24"/>
          <w:lang w:val="vi-VN"/>
          <w:rPrChange w:id="92" w:author="Thu HA" w:date="2026-04-13T13:07:00Z" w16du:dateUtc="2026-04-13T06:07:00Z">
            <w:rPr>
              <w:del w:id="93" w:author="Thu HA" w:date="2026-04-13T11:59:00Z" w16du:dateUtc="2026-04-13T04:59:00Z"/>
              <w:rFonts w:ascii="Times New Roman" w:hAnsi="Times New Roman"/>
              <w:b/>
              <w:sz w:val="24"/>
              <w:szCs w:val="24"/>
              <w:highlight w:val="yellow"/>
              <w:lang w:val="vi-VN"/>
            </w:rPr>
          </w:rPrChange>
        </w:rPr>
      </w:pPr>
      <w:ins w:id="94" w:author="Thu HA" w:date="2026-04-13T11:59:00Z">
        <w:r w:rsidRPr="00502AFB">
          <w:rPr>
            <w:rFonts w:ascii="Times New Roman" w:hAnsi="Times New Roman"/>
            <w:b/>
            <w:sz w:val="24"/>
            <w:szCs w:val="24"/>
            <w:rPrChange w:id="95" w:author="Thu HA" w:date="2026-04-13T13:07:00Z" w16du:dateUtc="2026-04-13T06:07:00Z">
              <w:rPr>
                <w:rFonts w:ascii="Times New Roman" w:hAnsi="Times New Roman"/>
                <w:b/>
                <w:sz w:val="24"/>
                <w:szCs w:val="24"/>
                <w:highlight w:val="yellow"/>
              </w:rPr>
            </w:rPrChange>
          </w:rPr>
          <w:t>+ Nhân viên ca chiều: 01 vị trí</w:t>
        </w:r>
      </w:ins>
    </w:p>
    <w:p w14:paraId="489F6892" w14:textId="77777777" w:rsidR="000A1C02" w:rsidRPr="00502AFB" w:rsidRDefault="000A1C02">
      <w:pPr>
        <w:pStyle w:val="ListParagraph"/>
        <w:spacing w:after="200" w:line="276" w:lineRule="auto"/>
        <w:ind w:left="1170" w:right="-357"/>
        <w:jc w:val="both"/>
        <w:rPr>
          <w:ins w:id="96" w:author="Thu HA" w:date="2026-04-13T11:59:00Z" w16du:dateUtc="2026-04-13T04:59:00Z"/>
          <w:rFonts w:ascii="Times New Roman" w:hAnsi="Times New Roman"/>
          <w:b/>
          <w:sz w:val="24"/>
          <w:szCs w:val="24"/>
          <w:lang w:val="nl-NL"/>
          <w:rPrChange w:id="97" w:author="Thu HA" w:date="2026-04-13T13:07:00Z" w16du:dateUtc="2026-04-13T06:07:00Z">
            <w:rPr>
              <w:ins w:id="98" w:author="Thu HA" w:date="2026-04-13T11:59:00Z" w16du:dateUtc="2026-04-13T04:59:00Z"/>
              <w:rFonts w:ascii="Times New Roman" w:hAnsi="Times New Roman"/>
              <w:sz w:val="24"/>
              <w:szCs w:val="24"/>
              <w:highlight w:val="yellow"/>
              <w:lang w:val="nl-NL"/>
            </w:rPr>
          </w:rPrChange>
        </w:rPr>
        <w:pPrChange w:id="99" w:author="Thu HA" w:date="2026-04-13T11:59:00Z" w16du:dateUtc="2026-04-13T04:59:00Z">
          <w:pPr>
            <w:pStyle w:val="ListParagraph"/>
            <w:numPr>
              <w:numId w:val="41"/>
            </w:numPr>
            <w:spacing w:after="200" w:line="276" w:lineRule="auto"/>
            <w:ind w:left="1170" w:right="-357" w:hanging="630"/>
            <w:jc w:val="both"/>
          </w:pPr>
        </w:pPrChange>
      </w:pPr>
    </w:p>
    <w:p w14:paraId="7A2657D9" w14:textId="4E45F396" w:rsidR="00CD16A1" w:rsidRPr="00502AFB" w:rsidDel="000A1C02" w:rsidRDefault="00CD16A1" w:rsidP="00CD16A1">
      <w:pPr>
        <w:pStyle w:val="ListParagraph"/>
        <w:numPr>
          <w:ilvl w:val="1"/>
          <w:numId w:val="41"/>
        </w:numPr>
        <w:spacing w:after="200" w:line="276" w:lineRule="auto"/>
        <w:ind w:right="-357"/>
        <w:jc w:val="both"/>
        <w:rPr>
          <w:ins w:id="100" w:author="ttclandm" w:date="2025-12-17T09:41:00Z"/>
          <w:del w:id="101" w:author="Thu HA" w:date="2026-04-13T11:59:00Z" w16du:dateUtc="2026-04-13T04:59:00Z"/>
          <w:rFonts w:ascii="Times New Roman" w:hAnsi="Times New Roman"/>
          <w:b/>
          <w:sz w:val="24"/>
          <w:szCs w:val="24"/>
          <w:lang w:val="nl-NL"/>
          <w:rPrChange w:id="102" w:author="Thu HA" w:date="2026-04-13T13:07:00Z" w16du:dateUtc="2026-04-13T06:07:00Z">
            <w:rPr>
              <w:ins w:id="103" w:author="ttclandm" w:date="2025-12-17T09:41:00Z"/>
              <w:del w:id="104" w:author="Thu HA" w:date="2026-04-13T11:59:00Z" w16du:dateUtc="2026-04-13T04:59:00Z"/>
              <w:rFonts w:ascii="Times New Roman" w:hAnsi="Times New Roman"/>
              <w:b/>
              <w:sz w:val="24"/>
              <w:szCs w:val="24"/>
              <w:highlight w:val="yellow"/>
              <w:lang w:val="nl-NL"/>
            </w:rPr>
          </w:rPrChange>
        </w:rPr>
      </w:pPr>
      <w:ins w:id="105" w:author="ttclandm" w:date="2025-12-17T09:41:00Z">
        <w:del w:id="106" w:author="Thu HA" w:date="2026-04-13T11:59:00Z" w16du:dateUtc="2026-04-13T04:59:00Z">
          <w:r w:rsidRPr="00502AFB" w:rsidDel="000A1C02">
            <w:rPr>
              <w:rFonts w:ascii="Times New Roman" w:hAnsi="Times New Roman"/>
              <w:sz w:val="24"/>
              <w:szCs w:val="24"/>
              <w:lang w:val="nl-NL"/>
              <w:rPrChange w:id="107" w:author="Thu HA" w:date="2026-04-13T13:07:00Z" w16du:dateUtc="2026-04-13T06:07:00Z">
                <w:rPr>
                  <w:rFonts w:ascii="Times New Roman" w:hAnsi="Times New Roman"/>
                  <w:sz w:val="24"/>
                  <w:szCs w:val="24"/>
                  <w:highlight w:val="yellow"/>
                  <w:lang w:val="nl-NL"/>
                </w:rPr>
              </w:rPrChange>
            </w:rPr>
            <w:delText>Ca 1: từ 06h00 – 15h00, nghỉ trưa 60 phút (</w:delText>
          </w:r>
          <w:r w:rsidRPr="00502AFB" w:rsidDel="000A1C02">
            <w:rPr>
              <w:rFonts w:ascii="Times New Roman" w:hAnsi="Times New Roman"/>
              <w:color w:val="EE0000"/>
              <w:sz w:val="24"/>
              <w:szCs w:val="24"/>
              <w:lang w:val="nl-NL"/>
              <w:rPrChange w:id="108" w:author="Thu HA" w:date="2026-04-13T13:07:00Z" w16du:dateUtc="2026-04-13T06:07:00Z">
                <w:rPr>
                  <w:rFonts w:ascii="Times New Roman" w:hAnsi="Times New Roman"/>
                  <w:sz w:val="24"/>
                  <w:szCs w:val="24"/>
                  <w:highlight w:val="yellow"/>
                  <w:lang w:val="nl-NL"/>
                </w:rPr>
              </w:rPrChange>
            </w:rPr>
            <w:delText>01</w:delText>
          </w:r>
        </w:del>
      </w:ins>
      <w:ins w:id="109" w:author="Đào Thanh Minh" w:date="2025-12-22T11:25:00Z" w16du:dateUtc="2025-12-22T04:25:00Z">
        <w:del w:id="110" w:author="Thu HA" w:date="2026-04-13T11:59:00Z" w16du:dateUtc="2026-04-13T04:59:00Z">
          <w:r w:rsidR="00B84BFF" w:rsidRPr="00502AFB" w:rsidDel="000A1C02">
            <w:rPr>
              <w:rFonts w:ascii="Times New Roman" w:hAnsi="Times New Roman"/>
              <w:color w:val="EE0000"/>
              <w:sz w:val="24"/>
              <w:szCs w:val="24"/>
              <w:lang w:val="nl-NL"/>
              <w:rPrChange w:id="111" w:author="Thu HA" w:date="2026-04-13T13:07:00Z" w16du:dateUtc="2026-04-13T06:07:00Z">
                <w:rPr>
                  <w:rFonts w:ascii="Times New Roman" w:hAnsi="Times New Roman"/>
                  <w:sz w:val="24"/>
                  <w:szCs w:val="24"/>
                  <w:highlight w:val="yellow"/>
                  <w:lang w:val="nl-NL"/>
                </w:rPr>
              </w:rPrChange>
            </w:rPr>
            <w:delText>2</w:delText>
          </w:r>
        </w:del>
      </w:ins>
      <w:ins w:id="112" w:author="ttclandm" w:date="2025-12-17T09:41:00Z">
        <w:del w:id="113" w:author="Thu HA" w:date="2026-04-13T11:59:00Z" w16du:dateUtc="2026-04-13T04:59:00Z">
          <w:r w:rsidRPr="00502AFB" w:rsidDel="000A1C02">
            <w:rPr>
              <w:rFonts w:ascii="Times New Roman" w:hAnsi="Times New Roman"/>
              <w:sz w:val="24"/>
              <w:szCs w:val="24"/>
              <w:lang w:val="nl-NL"/>
              <w:rPrChange w:id="114" w:author="Thu HA" w:date="2026-04-13T13:07:00Z" w16du:dateUtc="2026-04-13T06:07:00Z">
                <w:rPr>
                  <w:rFonts w:ascii="Times New Roman" w:hAnsi="Times New Roman"/>
                  <w:sz w:val="24"/>
                  <w:szCs w:val="24"/>
                  <w:highlight w:val="yellow"/>
                  <w:lang w:val="nl-NL"/>
                </w:rPr>
              </w:rPrChange>
            </w:rPr>
            <w:delText xml:space="preserve"> nhân viên)</w:delText>
          </w:r>
        </w:del>
      </w:ins>
    </w:p>
    <w:p w14:paraId="4C2147E4" w14:textId="64682617" w:rsidR="00CD16A1" w:rsidRPr="00502AFB" w:rsidDel="000A1C02" w:rsidRDefault="00CD16A1">
      <w:pPr>
        <w:pStyle w:val="ListParagraph"/>
        <w:numPr>
          <w:ilvl w:val="1"/>
          <w:numId w:val="41"/>
        </w:numPr>
        <w:spacing w:after="200" w:line="276" w:lineRule="auto"/>
        <w:ind w:right="-357"/>
        <w:jc w:val="both"/>
        <w:rPr>
          <w:ins w:id="115" w:author="ttclandm" w:date="2025-12-17T09:39:00Z"/>
          <w:del w:id="116" w:author="Thu HA" w:date="2026-04-13T11:59:00Z" w16du:dateUtc="2026-04-13T04:59:00Z"/>
          <w:rFonts w:ascii="Times New Roman" w:hAnsi="Times New Roman"/>
          <w:b/>
          <w:sz w:val="24"/>
          <w:szCs w:val="24"/>
          <w:lang w:val="nl-NL"/>
          <w:rPrChange w:id="117" w:author="Thu HA" w:date="2026-04-13T13:07:00Z" w16du:dateUtc="2026-04-13T06:07:00Z">
            <w:rPr>
              <w:ins w:id="118" w:author="ttclandm" w:date="2025-12-17T09:39:00Z"/>
              <w:del w:id="119" w:author="Thu HA" w:date="2026-04-13T11:59:00Z" w16du:dateUtc="2026-04-13T04:59:00Z"/>
              <w:rFonts w:ascii="Times New Roman" w:hAnsi="Times New Roman"/>
              <w:sz w:val="24"/>
              <w:szCs w:val="24"/>
              <w:highlight w:val="yellow"/>
              <w:lang w:val="nl-NL"/>
            </w:rPr>
          </w:rPrChange>
        </w:rPr>
        <w:pPrChange w:id="120" w:author="Đào Thanh Minh" w:date="2025-12-22T11:26:00Z" w16du:dateUtc="2025-12-22T04:26:00Z">
          <w:pPr>
            <w:pStyle w:val="ListParagraph"/>
            <w:numPr>
              <w:numId w:val="41"/>
            </w:numPr>
            <w:spacing w:after="200" w:line="276" w:lineRule="auto"/>
            <w:ind w:left="1170" w:right="-357" w:hanging="630"/>
            <w:jc w:val="both"/>
          </w:pPr>
        </w:pPrChange>
      </w:pPr>
      <w:ins w:id="121" w:author="ttclandm" w:date="2025-12-17T09:39:00Z">
        <w:del w:id="122" w:author="Thu HA" w:date="2026-04-13T11:59:00Z" w16du:dateUtc="2026-04-13T04:59:00Z">
          <w:r w:rsidRPr="00502AFB" w:rsidDel="000A1C02">
            <w:rPr>
              <w:rFonts w:ascii="Times New Roman" w:hAnsi="Times New Roman"/>
              <w:sz w:val="24"/>
              <w:szCs w:val="24"/>
              <w:lang w:val="nl-NL"/>
              <w:rPrChange w:id="123" w:author="Thu HA" w:date="2026-04-13T13:07:00Z" w16du:dateUtc="2026-04-13T06:07:00Z">
                <w:rPr>
                  <w:rFonts w:ascii="Times New Roman" w:hAnsi="Times New Roman"/>
                  <w:sz w:val="24"/>
                  <w:szCs w:val="24"/>
                  <w:highlight w:val="yellow"/>
                  <w:lang w:val="nl-NL"/>
                </w:rPr>
              </w:rPrChange>
            </w:rPr>
            <w:delText xml:space="preserve">Ca </w:delText>
          </w:r>
        </w:del>
      </w:ins>
      <w:ins w:id="124" w:author="ttclandm" w:date="2025-12-17T09:41:00Z">
        <w:del w:id="125" w:author="Thu HA" w:date="2026-04-13T11:59:00Z" w16du:dateUtc="2026-04-13T04:59:00Z">
          <w:r w:rsidRPr="00502AFB" w:rsidDel="000A1C02">
            <w:rPr>
              <w:rFonts w:ascii="Times New Roman" w:hAnsi="Times New Roman"/>
              <w:sz w:val="24"/>
              <w:szCs w:val="24"/>
              <w:lang w:val="nl-NL"/>
              <w:rPrChange w:id="126" w:author="Thu HA" w:date="2026-04-13T13:07:00Z" w16du:dateUtc="2026-04-13T06:07:00Z">
                <w:rPr>
                  <w:rFonts w:ascii="Times New Roman" w:hAnsi="Times New Roman"/>
                  <w:sz w:val="24"/>
                  <w:szCs w:val="24"/>
                  <w:highlight w:val="yellow"/>
                  <w:lang w:val="nl-NL"/>
                </w:rPr>
              </w:rPrChange>
            </w:rPr>
            <w:delText>2</w:delText>
          </w:r>
        </w:del>
      </w:ins>
      <w:ins w:id="127" w:author="ttclandm" w:date="2025-12-17T09:39:00Z">
        <w:del w:id="128" w:author="Thu HA" w:date="2026-04-13T11:59:00Z" w16du:dateUtc="2026-04-13T04:59:00Z">
          <w:r w:rsidRPr="00502AFB" w:rsidDel="000A1C02">
            <w:rPr>
              <w:rFonts w:ascii="Times New Roman" w:hAnsi="Times New Roman"/>
              <w:sz w:val="24"/>
              <w:szCs w:val="24"/>
              <w:lang w:val="nl-NL"/>
              <w:rPrChange w:id="129" w:author="Thu HA" w:date="2026-04-13T13:07:00Z" w16du:dateUtc="2026-04-13T06:07:00Z">
                <w:rPr>
                  <w:rFonts w:ascii="Times New Roman" w:hAnsi="Times New Roman"/>
                  <w:sz w:val="24"/>
                  <w:szCs w:val="24"/>
                  <w:highlight w:val="yellow"/>
                  <w:lang w:val="nl-NL"/>
                </w:rPr>
              </w:rPrChange>
            </w:rPr>
            <w:delText>:</w:delText>
          </w:r>
        </w:del>
      </w:ins>
      <w:del w:id="130" w:author="Thu HA" w:date="2026-04-13T11:59:00Z" w16du:dateUtc="2026-04-13T04:59:00Z">
        <w:r w:rsidR="00A86009" w:rsidRPr="00502AFB" w:rsidDel="000A1C02">
          <w:rPr>
            <w:rFonts w:ascii="Times New Roman" w:hAnsi="Times New Roman"/>
            <w:sz w:val="24"/>
            <w:szCs w:val="24"/>
            <w:lang w:val="nl-NL"/>
          </w:rPr>
          <w:delText xml:space="preserve"> </w:delText>
        </w:r>
        <w:r w:rsidR="00C74142" w:rsidRPr="00502AFB" w:rsidDel="000A1C02">
          <w:rPr>
            <w:rFonts w:ascii="Times New Roman" w:hAnsi="Times New Roman"/>
            <w:sz w:val="24"/>
            <w:szCs w:val="24"/>
            <w:lang w:val="nl-NL"/>
          </w:rPr>
          <w:delText xml:space="preserve"> từ 07h00 – 16h00, nghỉ trưa 60 phút.</w:delText>
        </w:r>
      </w:del>
      <w:ins w:id="131" w:author="ttclandm" w:date="2025-12-17T09:40:00Z">
        <w:del w:id="132" w:author="Thu HA" w:date="2026-04-13T11:59:00Z" w16du:dateUtc="2026-04-13T04:59:00Z">
          <w:r w:rsidRPr="00502AFB" w:rsidDel="000A1C02">
            <w:rPr>
              <w:rFonts w:ascii="Times New Roman" w:hAnsi="Times New Roman"/>
              <w:sz w:val="24"/>
              <w:szCs w:val="24"/>
              <w:lang w:val="nl-NL"/>
              <w:rPrChange w:id="133" w:author="Thu HA" w:date="2026-04-13T13:07:00Z" w16du:dateUtc="2026-04-13T06:07:00Z">
                <w:rPr>
                  <w:rFonts w:ascii="Times New Roman" w:hAnsi="Times New Roman"/>
                  <w:sz w:val="24"/>
                  <w:szCs w:val="24"/>
                  <w:highlight w:val="yellow"/>
                  <w:lang w:val="nl-NL"/>
                </w:rPr>
              </w:rPrChange>
            </w:rPr>
            <w:delText xml:space="preserve"> </w:delText>
          </w:r>
        </w:del>
      </w:ins>
      <w:ins w:id="134" w:author="Đào Thanh Minh" w:date="2025-12-22T11:26:00Z" w16du:dateUtc="2025-12-22T04:26:00Z">
        <w:del w:id="135" w:author="Thu HA" w:date="2026-04-13T11:59:00Z" w16du:dateUtc="2026-04-13T04:59:00Z">
          <w:r w:rsidR="00B84BFF" w:rsidRPr="00502AFB" w:rsidDel="000A1C02">
            <w:rPr>
              <w:rFonts w:ascii="Times New Roman" w:hAnsi="Times New Roman"/>
              <w:sz w:val="24"/>
              <w:szCs w:val="24"/>
              <w:lang w:val="nl-NL"/>
              <w:rPrChange w:id="136" w:author="Thu HA" w:date="2026-04-13T13:07:00Z" w16du:dateUtc="2026-04-13T06:07:00Z">
                <w:rPr>
                  <w:rFonts w:ascii="Times New Roman" w:hAnsi="Times New Roman"/>
                  <w:sz w:val="24"/>
                  <w:szCs w:val="24"/>
                  <w:highlight w:val="yellow"/>
                  <w:lang w:val="nl-NL"/>
                </w:rPr>
              </w:rPrChange>
            </w:rPr>
            <w:delText>(</w:delText>
          </w:r>
          <w:r w:rsidR="00B84BFF" w:rsidRPr="00502AFB" w:rsidDel="000A1C02">
            <w:rPr>
              <w:rFonts w:ascii="Times New Roman" w:hAnsi="Times New Roman"/>
              <w:color w:val="EE0000"/>
              <w:sz w:val="24"/>
              <w:szCs w:val="24"/>
              <w:lang w:val="nl-NL"/>
              <w:rPrChange w:id="137" w:author="Thu HA" w:date="2026-04-13T13:07:00Z" w16du:dateUtc="2026-04-13T06:07:00Z">
                <w:rPr>
                  <w:rFonts w:ascii="Times New Roman" w:hAnsi="Times New Roman"/>
                  <w:sz w:val="24"/>
                  <w:szCs w:val="24"/>
                  <w:highlight w:val="yellow"/>
                  <w:lang w:val="nl-NL"/>
                </w:rPr>
              </w:rPrChange>
            </w:rPr>
            <w:delText xml:space="preserve">01 </w:delText>
          </w:r>
          <w:r w:rsidR="00B84BFF" w:rsidRPr="00502AFB" w:rsidDel="000A1C02">
            <w:rPr>
              <w:rFonts w:ascii="Times New Roman" w:hAnsi="Times New Roman"/>
              <w:sz w:val="24"/>
              <w:szCs w:val="24"/>
              <w:lang w:val="nl-NL"/>
              <w:rPrChange w:id="138" w:author="Thu HA" w:date="2026-04-13T13:07:00Z" w16du:dateUtc="2026-04-13T06:07:00Z">
                <w:rPr>
                  <w:rFonts w:ascii="Times New Roman" w:hAnsi="Times New Roman"/>
                  <w:sz w:val="24"/>
                  <w:szCs w:val="24"/>
                  <w:highlight w:val="yellow"/>
                  <w:lang w:val="nl-NL"/>
                </w:rPr>
              </w:rPrChange>
            </w:rPr>
            <w:delText xml:space="preserve">nhân viên) và </w:delText>
          </w:r>
        </w:del>
      </w:ins>
      <w:ins w:id="139" w:author="ttclandm" w:date="2025-12-17T09:41:00Z">
        <w:del w:id="140" w:author="Thu HA" w:date="2026-04-13T11:59:00Z" w16du:dateUtc="2026-04-13T04:59:00Z">
          <w:r w:rsidRPr="00502AFB" w:rsidDel="000A1C02">
            <w:rPr>
              <w:rFonts w:ascii="Times New Roman" w:hAnsi="Times New Roman"/>
              <w:sz w:val="24"/>
              <w:szCs w:val="24"/>
              <w:lang w:val="nl-NL"/>
              <w:rPrChange w:id="141" w:author="Thu HA" w:date="2026-04-13T13:07:00Z" w16du:dateUtc="2026-04-13T06:07:00Z">
                <w:rPr>
                  <w:highlight w:val="yellow"/>
                  <w:lang w:val="nl-NL"/>
                </w:rPr>
              </w:rPrChange>
            </w:rPr>
            <w:delText xml:space="preserve">hoặc từ 8h00 – 17h00, nghỉ trưa 60 phút </w:delText>
          </w:r>
        </w:del>
      </w:ins>
      <w:ins w:id="142" w:author="ttclandm" w:date="2025-12-17T09:40:00Z">
        <w:del w:id="143" w:author="Thu HA" w:date="2026-04-13T11:59:00Z" w16du:dateUtc="2026-04-13T04:59:00Z">
          <w:r w:rsidRPr="00502AFB" w:rsidDel="000A1C02">
            <w:rPr>
              <w:rFonts w:ascii="Times New Roman" w:hAnsi="Times New Roman"/>
              <w:sz w:val="24"/>
              <w:szCs w:val="24"/>
              <w:lang w:val="nl-NL"/>
              <w:rPrChange w:id="144" w:author="Thu HA" w:date="2026-04-13T13:07:00Z" w16du:dateUtc="2026-04-13T06:07:00Z">
                <w:rPr>
                  <w:highlight w:val="yellow"/>
                  <w:lang w:val="nl-NL"/>
                </w:rPr>
              </w:rPrChange>
            </w:rPr>
            <w:delText>(</w:delText>
          </w:r>
          <w:r w:rsidRPr="00502AFB" w:rsidDel="000A1C02">
            <w:rPr>
              <w:rFonts w:ascii="Times New Roman" w:hAnsi="Times New Roman"/>
              <w:color w:val="EE0000"/>
              <w:sz w:val="24"/>
              <w:szCs w:val="24"/>
              <w:lang w:val="nl-NL"/>
              <w:rPrChange w:id="145" w:author="Thu HA" w:date="2026-04-13T13:07:00Z" w16du:dateUtc="2026-04-13T06:07:00Z">
                <w:rPr>
                  <w:highlight w:val="yellow"/>
                  <w:lang w:val="nl-NL"/>
                </w:rPr>
              </w:rPrChange>
            </w:rPr>
            <w:delText>0</w:delText>
          </w:r>
        </w:del>
      </w:ins>
      <w:ins w:id="146" w:author="Đào Thanh Minh" w:date="2025-12-22T11:27:00Z" w16du:dateUtc="2025-12-22T04:27:00Z">
        <w:del w:id="147" w:author="Thu HA" w:date="2026-04-13T11:59:00Z" w16du:dateUtc="2026-04-13T04:59:00Z">
          <w:r w:rsidR="00B84BFF" w:rsidRPr="00502AFB" w:rsidDel="000A1C02">
            <w:rPr>
              <w:rFonts w:ascii="Times New Roman" w:hAnsi="Times New Roman"/>
              <w:color w:val="EE0000"/>
              <w:sz w:val="24"/>
              <w:szCs w:val="24"/>
              <w:lang w:val="nl-NL"/>
              <w:rPrChange w:id="148" w:author="Thu HA" w:date="2026-04-13T13:07:00Z" w16du:dateUtc="2026-04-13T06:07:00Z">
                <w:rPr>
                  <w:rFonts w:ascii="Times New Roman" w:hAnsi="Times New Roman"/>
                  <w:sz w:val="24"/>
                  <w:szCs w:val="24"/>
                  <w:highlight w:val="yellow"/>
                  <w:lang w:val="nl-NL"/>
                </w:rPr>
              </w:rPrChange>
            </w:rPr>
            <w:delText>4</w:delText>
          </w:r>
        </w:del>
      </w:ins>
      <w:ins w:id="149" w:author="ttclandm" w:date="2025-12-17T09:41:00Z">
        <w:del w:id="150" w:author="Thu HA" w:date="2026-04-13T11:59:00Z" w16du:dateUtc="2026-04-13T04:59:00Z">
          <w:r w:rsidRPr="00502AFB" w:rsidDel="000A1C02">
            <w:rPr>
              <w:rFonts w:ascii="Times New Roman" w:hAnsi="Times New Roman"/>
              <w:sz w:val="24"/>
              <w:szCs w:val="24"/>
              <w:lang w:val="nl-NL"/>
              <w:rPrChange w:id="151" w:author="Thu HA" w:date="2026-04-13T13:07:00Z" w16du:dateUtc="2026-04-13T06:07:00Z">
                <w:rPr>
                  <w:highlight w:val="yellow"/>
                  <w:lang w:val="nl-NL"/>
                </w:rPr>
              </w:rPrChange>
            </w:rPr>
            <w:delText>7</w:delText>
          </w:r>
        </w:del>
      </w:ins>
      <w:ins w:id="152" w:author="ttclandm" w:date="2025-12-17T09:40:00Z">
        <w:del w:id="153" w:author="Thu HA" w:date="2026-04-13T11:59:00Z" w16du:dateUtc="2026-04-13T04:59:00Z">
          <w:r w:rsidRPr="00502AFB" w:rsidDel="000A1C02">
            <w:rPr>
              <w:rFonts w:ascii="Times New Roman" w:hAnsi="Times New Roman"/>
              <w:sz w:val="24"/>
              <w:szCs w:val="24"/>
              <w:lang w:val="nl-NL"/>
              <w:rPrChange w:id="154" w:author="Thu HA" w:date="2026-04-13T13:07:00Z" w16du:dateUtc="2026-04-13T06:07:00Z">
                <w:rPr>
                  <w:highlight w:val="yellow"/>
                  <w:lang w:val="nl-NL"/>
                </w:rPr>
              </w:rPrChange>
            </w:rPr>
            <w:delText xml:space="preserve"> nhân viên)</w:delText>
          </w:r>
        </w:del>
      </w:ins>
    </w:p>
    <w:p w14:paraId="241B880F" w14:textId="12031EA6" w:rsidR="00C74142" w:rsidRPr="00502AFB" w:rsidDel="000A1C02" w:rsidRDefault="00CD16A1" w:rsidP="006F3CB3">
      <w:pPr>
        <w:pStyle w:val="ListParagraph"/>
        <w:numPr>
          <w:ilvl w:val="0"/>
          <w:numId w:val="41"/>
        </w:numPr>
        <w:spacing w:after="200" w:line="276" w:lineRule="auto"/>
        <w:ind w:left="1170" w:right="-357" w:hanging="630"/>
        <w:jc w:val="both"/>
        <w:rPr>
          <w:del w:id="155" w:author="Thu HA" w:date="2026-04-13T11:59:00Z" w16du:dateUtc="2026-04-13T04:59:00Z"/>
          <w:rFonts w:ascii="Times New Roman" w:hAnsi="Times New Roman"/>
          <w:b/>
          <w:sz w:val="24"/>
          <w:szCs w:val="24"/>
          <w:lang w:val="nl-NL"/>
        </w:rPr>
      </w:pPr>
      <w:ins w:id="156" w:author="ttclandm" w:date="2025-12-17T09:39:00Z">
        <w:del w:id="157" w:author="Thu HA" w:date="2026-04-13T11:59:00Z" w16du:dateUtc="2026-04-13T04:59:00Z">
          <w:r w:rsidRPr="00502AFB" w:rsidDel="000A1C02">
            <w:rPr>
              <w:rFonts w:ascii="Times New Roman" w:hAnsi="Times New Roman"/>
              <w:sz w:val="24"/>
              <w:szCs w:val="24"/>
              <w:lang w:val="nl-NL"/>
              <w:rPrChange w:id="158" w:author="Thu HA" w:date="2026-04-13T13:07:00Z" w16du:dateUtc="2026-04-13T06:07:00Z">
                <w:rPr>
                  <w:rFonts w:ascii="Times New Roman" w:hAnsi="Times New Roman"/>
                  <w:sz w:val="24"/>
                  <w:szCs w:val="24"/>
                  <w:highlight w:val="yellow"/>
                  <w:lang w:val="nl-NL"/>
                </w:rPr>
              </w:rPrChange>
            </w:rPr>
            <w:delText xml:space="preserve">Ca 3: từ 12h00 </w:delText>
          </w:r>
        </w:del>
      </w:ins>
      <w:ins w:id="159" w:author="ttclandm" w:date="2025-12-17T09:40:00Z">
        <w:del w:id="160" w:author="Thu HA" w:date="2026-04-13T11:59:00Z" w16du:dateUtc="2026-04-13T04:59:00Z">
          <w:r w:rsidRPr="00502AFB" w:rsidDel="000A1C02">
            <w:rPr>
              <w:rFonts w:ascii="Times New Roman" w:hAnsi="Times New Roman"/>
              <w:sz w:val="24"/>
              <w:szCs w:val="24"/>
              <w:lang w:val="nl-NL"/>
              <w:rPrChange w:id="161" w:author="Thu HA" w:date="2026-04-13T13:07:00Z" w16du:dateUtc="2026-04-13T06:07:00Z">
                <w:rPr>
                  <w:rFonts w:ascii="Times New Roman" w:hAnsi="Times New Roman"/>
                  <w:sz w:val="24"/>
                  <w:szCs w:val="24"/>
                  <w:highlight w:val="yellow"/>
                  <w:lang w:val="nl-NL"/>
                </w:rPr>
              </w:rPrChange>
            </w:rPr>
            <w:delText>–</w:delText>
          </w:r>
        </w:del>
      </w:ins>
      <w:ins w:id="162" w:author="ttclandm" w:date="2025-12-17T09:39:00Z">
        <w:del w:id="163" w:author="Thu HA" w:date="2026-04-13T11:59:00Z" w16du:dateUtc="2026-04-13T04:59:00Z">
          <w:r w:rsidRPr="00502AFB" w:rsidDel="000A1C02">
            <w:rPr>
              <w:rFonts w:ascii="Times New Roman" w:hAnsi="Times New Roman"/>
              <w:sz w:val="24"/>
              <w:szCs w:val="24"/>
              <w:lang w:val="nl-NL"/>
              <w:rPrChange w:id="164" w:author="Thu HA" w:date="2026-04-13T13:07:00Z" w16du:dateUtc="2026-04-13T06:07:00Z">
                <w:rPr>
                  <w:rFonts w:ascii="Times New Roman" w:hAnsi="Times New Roman"/>
                  <w:sz w:val="24"/>
                  <w:szCs w:val="24"/>
                  <w:highlight w:val="yellow"/>
                  <w:lang w:val="nl-NL"/>
                </w:rPr>
              </w:rPrChange>
            </w:rPr>
            <w:delText xml:space="preserve"> 21h</w:delText>
          </w:r>
        </w:del>
      </w:ins>
      <w:ins w:id="165" w:author="ttclandm" w:date="2025-12-17T09:40:00Z">
        <w:del w:id="166" w:author="Thu HA" w:date="2026-04-13T11:59:00Z" w16du:dateUtc="2026-04-13T04:59:00Z">
          <w:r w:rsidRPr="00502AFB" w:rsidDel="000A1C02">
            <w:rPr>
              <w:rFonts w:ascii="Times New Roman" w:hAnsi="Times New Roman"/>
              <w:sz w:val="24"/>
              <w:szCs w:val="24"/>
              <w:lang w:val="nl-NL"/>
              <w:rPrChange w:id="167" w:author="Thu HA" w:date="2026-04-13T13:07:00Z" w16du:dateUtc="2026-04-13T06:07:00Z">
                <w:rPr>
                  <w:rFonts w:ascii="Times New Roman" w:hAnsi="Times New Roman"/>
                  <w:sz w:val="24"/>
                  <w:szCs w:val="24"/>
                  <w:highlight w:val="yellow"/>
                  <w:lang w:val="nl-NL"/>
                </w:rPr>
              </w:rPrChange>
            </w:rPr>
            <w:delText>00, nghỉ giữa ca 60 phút (01 nhân viên)</w:delText>
          </w:r>
        </w:del>
      </w:ins>
      <w:del w:id="168" w:author="Thu HA" w:date="2026-04-13T11:59:00Z" w16du:dateUtc="2026-04-13T04:59:00Z">
        <w:r w:rsidR="00C74142" w:rsidRPr="00502AFB" w:rsidDel="000A1C02">
          <w:rPr>
            <w:rFonts w:ascii="Times New Roman" w:hAnsi="Times New Roman"/>
            <w:sz w:val="24"/>
            <w:szCs w:val="24"/>
            <w:lang w:val="nl-NL"/>
          </w:rPr>
          <w:delText xml:space="preserve"> </w:delText>
        </w:r>
      </w:del>
    </w:p>
    <w:p w14:paraId="0BFE65A0" w14:textId="0591395B" w:rsidR="003B03BA" w:rsidRPr="00502AFB" w:rsidRDefault="003B03BA" w:rsidP="003B03BA">
      <w:pPr>
        <w:pStyle w:val="ListParagraph"/>
        <w:numPr>
          <w:ilvl w:val="0"/>
          <w:numId w:val="41"/>
        </w:numPr>
        <w:spacing w:after="200" w:line="276" w:lineRule="auto"/>
        <w:ind w:left="1170" w:right="-357" w:hanging="630"/>
        <w:jc w:val="both"/>
        <w:rPr>
          <w:rFonts w:ascii="Times New Roman" w:hAnsi="Times New Roman"/>
          <w:sz w:val="24"/>
          <w:szCs w:val="24"/>
          <w:lang w:val="nl-NL"/>
        </w:rPr>
      </w:pPr>
      <w:r w:rsidRPr="00502AFB">
        <w:rPr>
          <w:rFonts w:ascii="Times New Roman" w:hAnsi="Times New Roman"/>
          <w:sz w:val="24"/>
          <w:szCs w:val="24"/>
          <w:lang w:val="nl-NL"/>
        </w:rPr>
        <w:t xml:space="preserve">01 Giám Sát Ca: </w:t>
      </w:r>
      <w:ins w:id="169" w:author="Thu HA" w:date="2026-04-13T13:08:00Z" w16du:dateUtc="2026-04-13T06:08:00Z">
        <w:r w:rsidR="00502AFB">
          <w:rPr>
            <w:rFonts w:ascii="Times New Roman" w:hAnsi="Times New Roman"/>
            <w:sz w:val="24"/>
            <w:szCs w:val="24"/>
            <w:lang w:val="nl-NL"/>
          </w:rPr>
          <w:t>0</w:t>
        </w:r>
      </w:ins>
      <w:r w:rsidRPr="00502AFB">
        <w:rPr>
          <w:rFonts w:ascii="Times New Roman" w:hAnsi="Times New Roman"/>
          <w:sz w:val="24"/>
          <w:szCs w:val="24"/>
          <w:lang w:val="nl-NL"/>
        </w:rPr>
        <w:t>7h</w:t>
      </w:r>
      <w:ins w:id="170" w:author="Thu HA" w:date="2026-04-13T13:08:00Z" w16du:dateUtc="2026-04-13T06:08:00Z">
        <w:r w:rsidR="00502AFB">
          <w:rPr>
            <w:rFonts w:ascii="Times New Roman" w:hAnsi="Times New Roman"/>
            <w:sz w:val="24"/>
            <w:szCs w:val="24"/>
            <w:lang w:val="vi-VN"/>
          </w:rPr>
          <w:t xml:space="preserve"> </w:t>
        </w:r>
      </w:ins>
      <w:r w:rsidRPr="00502AFB">
        <w:rPr>
          <w:rFonts w:ascii="Times New Roman" w:hAnsi="Times New Roman"/>
          <w:sz w:val="24"/>
          <w:szCs w:val="24"/>
          <w:lang w:val="nl-NL"/>
        </w:rPr>
        <w:t>-</w:t>
      </w:r>
      <w:ins w:id="171" w:author="Thu HA" w:date="2026-04-13T13:08:00Z" w16du:dateUtc="2026-04-13T06:08:00Z">
        <w:r w:rsidR="00502AFB">
          <w:rPr>
            <w:rFonts w:ascii="Times New Roman" w:hAnsi="Times New Roman"/>
            <w:sz w:val="24"/>
            <w:szCs w:val="24"/>
            <w:lang w:val="vi-VN"/>
          </w:rPr>
          <w:t xml:space="preserve"> </w:t>
        </w:r>
      </w:ins>
      <w:r w:rsidRPr="00502AFB">
        <w:rPr>
          <w:rFonts w:ascii="Times New Roman" w:hAnsi="Times New Roman"/>
          <w:sz w:val="24"/>
          <w:szCs w:val="24"/>
          <w:lang w:val="nl-NL"/>
        </w:rPr>
        <w:t xml:space="preserve">16h00 Làm việc </w:t>
      </w:r>
      <w:del w:id="172" w:author="ttclandm" w:date="2025-12-17T09:42:00Z">
        <w:r w:rsidRPr="00502AFB" w:rsidDel="00CD16A1">
          <w:rPr>
            <w:rFonts w:ascii="Times New Roman" w:hAnsi="Times New Roman"/>
            <w:sz w:val="24"/>
            <w:szCs w:val="24"/>
            <w:lang w:val="nl-NL"/>
          </w:rPr>
          <w:delText>Thứ 2 Đến Thứ 7</w:delText>
        </w:r>
      </w:del>
      <w:ins w:id="173" w:author="ttclandm" w:date="2025-12-17T09:42:00Z">
        <w:r w:rsidR="00CD16A1" w:rsidRPr="00502AFB">
          <w:rPr>
            <w:rFonts w:ascii="Times New Roman" w:hAnsi="Times New Roman"/>
            <w:sz w:val="24"/>
            <w:szCs w:val="24"/>
            <w:lang w:val="nl-NL"/>
          </w:rPr>
          <w:t>06 ngày/tuần</w:t>
        </w:r>
      </w:ins>
      <w:r w:rsidRPr="00502AFB">
        <w:rPr>
          <w:rFonts w:ascii="Times New Roman" w:hAnsi="Times New Roman"/>
          <w:sz w:val="24"/>
          <w:szCs w:val="24"/>
          <w:lang w:val="nl-NL"/>
        </w:rPr>
        <w:t xml:space="preserve"> (Sẽ off một ngày không cố </w:t>
      </w:r>
      <w:del w:id="174" w:author="Thu HA" w:date="2026-04-13T13:09:00Z" w16du:dateUtc="2026-04-13T06:09:00Z">
        <w:r w:rsidRPr="00502AFB" w:rsidDel="00502AFB">
          <w:rPr>
            <w:rFonts w:ascii="Times New Roman" w:hAnsi="Times New Roman"/>
            <w:sz w:val="24"/>
            <w:szCs w:val="24"/>
            <w:lang w:val="nl-NL"/>
          </w:rPr>
          <w:delText>định</w:delText>
        </w:r>
      </w:del>
      <w:ins w:id="175" w:author="Thu HA" w:date="2026-04-13T13:09:00Z" w16du:dateUtc="2026-04-13T06:09:00Z">
        <w:r w:rsidR="00502AFB">
          <w:rPr>
            <w:rFonts w:ascii="Times New Roman" w:hAnsi="Times New Roman"/>
            <w:sz w:val="24"/>
            <w:szCs w:val="24"/>
            <w:lang w:val="vi-VN"/>
          </w:rPr>
          <w:t xml:space="preserve">, </w:t>
        </w:r>
      </w:ins>
      <w:del w:id="176" w:author="Thu HA" w:date="2026-04-13T13:09:00Z" w16du:dateUtc="2026-04-13T06:09:00Z">
        <w:r w:rsidRPr="00502AFB" w:rsidDel="00502AFB">
          <w:rPr>
            <w:rFonts w:ascii="Times New Roman" w:hAnsi="Times New Roman"/>
            <w:sz w:val="24"/>
            <w:szCs w:val="24"/>
            <w:lang w:val="nl-NL"/>
          </w:rPr>
          <w:delText>)</w:delText>
        </w:r>
      </w:del>
      <w:ins w:id="177" w:author="Thu HA" w:date="2026-04-13T13:08:00Z" w16du:dateUtc="2026-04-13T06:08:00Z">
        <w:r w:rsidR="00502AFB">
          <w:rPr>
            <w:rFonts w:ascii="Times New Roman" w:hAnsi="Times New Roman"/>
            <w:sz w:val="24"/>
            <w:szCs w:val="24"/>
            <w:lang w:val="vi-VN"/>
          </w:rPr>
          <w:t xml:space="preserve">sắp xếp trực từ xa và phải lên KVVS trong </w:t>
        </w:r>
      </w:ins>
      <w:ins w:id="178" w:author="Thu HA" w:date="2026-04-13T13:09:00Z" w16du:dateUtc="2026-04-13T06:09:00Z">
        <w:r w:rsidR="00502AFB">
          <w:rPr>
            <w:rFonts w:ascii="Times New Roman" w:hAnsi="Times New Roman"/>
            <w:sz w:val="24"/>
            <w:szCs w:val="24"/>
            <w:lang w:val="vi-VN"/>
          </w:rPr>
          <w:t>trường hợp dịch vụ phát sinh vấn đề cần xử lý gấp).</w:t>
        </w:r>
      </w:ins>
    </w:p>
    <w:p w14:paraId="0C216500" w14:textId="6C32D401" w:rsidR="00C74142" w:rsidRPr="00502AFB" w:rsidRDefault="00C74142" w:rsidP="00C74142">
      <w:pPr>
        <w:pStyle w:val="ListParagraph"/>
        <w:numPr>
          <w:ilvl w:val="0"/>
          <w:numId w:val="41"/>
        </w:numPr>
        <w:spacing w:after="200" w:line="276" w:lineRule="auto"/>
        <w:ind w:left="1170" w:right="-357" w:hanging="630"/>
        <w:jc w:val="both"/>
        <w:rPr>
          <w:ins w:id="179" w:author="Thu HA" w:date="2026-04-13T13:11:00Z" w16du:dateUtc="2026-04-13T06:11:00Z"/>
          <w:rFonts w:ascii="Times New Roman" w:hAnsi="Times New Roman"/>
          <w:b/>
          <w:sz w:val="24"/>
          <w:szCs w:val="24"/>
          <w:lang w:val="nl-NL"/>
          <w:rPrChange w:id="180" w:author="Thu HA" w:date="2026-04-13T13:11:00Z" w16du:dateUtc="2026-04-13T06:11:00Z">
            <w:rPr>
              <w:ins w:id="181" w:author="Thu HA" w:date="2026-04-13T13:11:00Z" w16du:dateUtc="2026-04-13T06:11:00Z"/>
              <w:rFonts w:ascii="Times New Roman" w:hAnsi="Times New Roman"/>
              <w:sz w:val="24"/>
              <w:szCs w:val="24"/>
              <w:lang w:val="vi-VN"/>
            </w:rPr>
          </w:rPrChange>
        </w:rPr>
      </w:pPr>
      <w:r w:rsidRPr="00502AFB">
        <w:rPr>
          <w:rFonts w:ascii="Times New Roman" w:hAnsi="Times New Roman"/>
          <w:sz w:val="24"/>
          <w:szCs w:val="24"/>
          <w:lang w:val="nl-NL"/>
        </w:rPr>
        <w:t>Lễ/ Tết: bố trí trực 50% nhân sự.</w:t>
      </w:r>
    </w:p>
    <w:p w14:paraId="5F081D48" w14:textId="77777777" w:rsidR="00502AFB" w:rsidRPr="00502AFB" w:rsidRDefault="00502AFB">
      <w:pPr>
        <w:pStyle w:val="ListParagraph"/>
        <w:spacing w:after="200" w:line="276" w:lineRule="auto"/>
        <w:ind w:left="1170" w:right="-357"/>
        <w:jc w:val="both"/>
        <w:rPr>
          <w:ins w:id="182" w:author="Thu HA" w:date="2026-04-13T13:09:00Z" w16du:dateUtc="2026-04-13T06:09:00Z"/>
          <w:rFonts w:ascii="Times New Roman" w:hAnsi="Times New Roman"/>
          <w:b/>
          <w:sz w:val="24"/>
          <w:szCs w:val="24"/>
          <w:lang w:val="nl-NL"/>
          <w:rPrChange w:id="183" w:author="Thu HA" w:date="2026-04-13T13:09:00Z" w16du:dateUtc="2026-04-13T06:09:00Z">
            <w:rPr>
              <w:ins w:id="184" w:author="Thu HA" w:date="2026-04-13T13:09:00Z" w16du:dateUtc="2026-04-13T06:09:00Z"/>
              <w:rFonts w:ascii="Times New Roman" w:hAnsi="Times New Roman"/>
              <w:sz w:val="24"/>
              <w:szCs w:val="24"/>
              <w:lang w:val="vi-VN"/>
            </w:rPr>
          </w:rPrChange>
        </w:rPr>
        <w:pPrChange w:id="185" w:author="Thu HA" w:date="2026-04-13T13:11:00Z" w16du:dateUtc="2026-04-13T06:11:00Z">
          <w:pPr>
            <w:pStyle w:val="ListParagraph"/>
            <w:numPr>
              <w:numId w:val="41"/>
            </w:numPr>
            <w:spacing w:after="200" w:line="276" w:lineRule="auto"/>
            <w:ind w:left="1170" w:right="-357" w:hanging="630"/>
            <w:jc w:val="both"/>
          </w:pPr>
        </w:pPrChange>
      </w:pPr>
    </w:p>
    <w:p w14:paraId="40791366" w14:textId="47D9AB45" w:rsidR="00502AFB" w:rsidRPr="00502AFB" w:rsidDel="00502AFB" w:rsidRDefault="00502AFB" w:rsidP="00C74142">
      <w:pPr>
        <w:pStyle w:val="ListParagraph"/>
        <w:numPr>
          <w:ilvl w:val="0"/>
          <w:numId w:val="41"/>
        </w:numPr>
        <w:spacing w:after="200" w:line="276" w:lineRule="auto"/>
        <w:ind w:left="1170" w:right="-357" w:hanging="630"/>
        <w:jc w:val="both"/>
        <w:rPr>
          <w:ins w:id="186" w:author="ttclandm" w:date="2025-12-19T08:34:00Z"/>
          <w:del w:id="187" w:author="Thu HA" w:date="2026-04-13T13:11:00Z" w16du:dateUtc="2026-04-13T06:11:00Z"/>
          <w:rFonts w:ascii="Times New Roman" w:hAnsi="Times New Roman"/>
          <w:b/>
          <w:sz w:val="24"/>
          <w:szCs w:val="24"/>
          <w:lang w:val="nl-NL"/>
          <w:rPrChange w:id="188" w:author="Thu HA" w:date="2026-04-13T13:07:00Z" w16du:dateUtc="2026-04-13T06:07:00Z">
            <w:rPr>
              <w:ins w:id="189" w:author="ttclandm" w:date="2025-12-19T08:34:00Z"/>
              <w:del w:id="190" w:author="Thu HA" w:date="2026-04-13T13:11:00Z" w16du:dateUtc="2026-04-13T06:11:00Z"/>
              <w:rFonts w:ascii="Times New Roman" w:hAnsi="Times New Roman"/>
              <w:sz w:val="24"/>
              <w:szCs w:val="24"/>
              <w:lang w:val="nl-NL"/>
            </w:rPr>
          </w:rPrChange>
        </w:rPr>
      </w:pPr>
    </w:p>
    <w:p w14:paraId="697C1D8E" w14:textId="4B0CCFD9" w:rsidR="009D6CF0" w:rsidRPr="009D6CF0" w:rsidDel="005939BE" w:rsidRDefault="009D6CF0">
      <w:pPr>
        <w:spacing w:after="200" w:line="276" w:lineRule="auto"/>
        <w:ind w:right="-357"/>
        <w:jc w:val="both"/>
        <w:rPr>
          <w:del w:id="191" w:author="ttclandm" w:date="2025-12-19T08:40:00Z"/>
          <w:rFonts w:ascii="Times New Roman" w:hAnsi="Times New Roman"/>
          <w:sz w:val="24"/>
          <w:szCs w:val="24"/>
          <w:lang w:val="nl-NL"/>
          <w:rPrChange w:id="192" w:author="ttclandm" w:date="2025-12-19T08:35:00Z">
            <w:rPr>
              <w:del w:id="193" w:author="ttclandm" w:date="2025-12-19T08:40:00Z"/>
              <w:lang w:val="nl-NL"/>
            </w:rPr>
          </w:rPrChange>
        </w:rPr>
        <w:pPrChange w:id="194" w:author="ttclandm" w:date="2025-12-19T08:34:00Z">
          <w:pPr>
            <w:pStyle w:val="ListParagraph"/>
            <w:numPr>
              <w:numId w:val="41"/>
            </w:numPr>
            <w:spacing w:after="200" w:line="276" w:lineRule="auto"/>
            <w:ind w:left="1170" w:right="-357" w:hanging="630"/>
            <w:jc w:val="both"/>
          </w:pPr>
        </w:pPrChange>
      </w:pPr>
    </w:p>
    <w:p w14:paraId="782C61B3" w14:textId="77777777" w:rsidR="00C74142" w:rsidRPr="00C74142" w:rsidRDefault="00C74142" w:rsidP="00C74142">
      <w:pPr>
        <w:keepNext/>
        <w:spacing w:line="276" w:lineRule="auto"/>
        <w:jc w:val="both"/>
        <w:outlineLvl w:val="0"/>
        <w:rPr>
          <w:rFonts w:ascii="Times New Roman" w:hAnsi="Times New Roman" w:cs="Times New Roman"/>
          <w:b/>
          <w:sz w:val="24"/>
          <w:szCs w:val="24"/>
          <w:lang w:val="nl-NL"/>
        </w:rPr>
      </w:pPr>
      <w:r w:rsidRPr="00C74142">
        <w:rPr>
          <w:rFonts w:ascii="Times New Roman" w:hAnsi="Times New Roman" w:cs="Times New Roman"/>
          <w:b/>
          <w:sz w:val="24"/>
          <w:szCs w:val="24"/>
          <w:lang w:val="nl-NL"/>
        </w:rPr>
        <w:t>ĐIỀU 4: PHÍ DỊCH VỤ VÀ PHƯƠNG THỨC THANH TOÁN</w:t>
      </w:r>
    </w:p>
    <w:p w14:paraId="59AD12C7" w14:textId="0C4C9E9B" w:rsidR="00C74142" w:rsidRPr="00A86009" w:rsidRDefault="00C74142" w:rsidP="00C74142">
      <w:pPr>
        <w:pStyle w:val="ListParagraph"/>
        <w:numPr>
          <w:ilvl w:val="1"/>
          <w:numId w:val="7"/>
        </w:numPr>
        <w:spacing w:line="276" w:lineRule="auto"/>
        <w:ind w:left="567" w:hanging="567"/>
        <w:contextualSpacing w:val="0"/>
        <w:jc w:val="both"/>
        <w:rPr>
          <w:rFonts w:ascii="Times New Roman" w:hAnsi="Times New Roman" w:cs="Times New Roman"/>
          <w:b/>
          <w:color w:val="000000"/>
          <w:sz w:val="24"/>
          <w:szCs w:val="24"/>
          <w:lang w:val="nl-NL"/>
        </w:rPr>
      </w:pPr>
      <w:r w:rsidRPr="0075087F">
        <w:rPr>
          <w:rFonts w:ascii="Times New Roman" w:hAnsi="Times New Roman" w:cs="Times New Roman"/>
          <w:b/>
          <w:bCs/>
          <w:color w:val="000000"/>
          <w:sz w:val="24"/>
          <w:szCs w:val="24"/>
          <w:lang w:val="nl-NL"/>
        </w:rPr>
        <w:t xml:space="preserve">Phí </w:t>
      </w:r>
      <w:r>
        <w:rPr>
          <w:rFonts w:ascii="Times New Roman" w:hAnsi="Times New Roman" w:cs="Times New Roman"/>
          <w:b/>
          <w:bCs/>
          <w:color w:val="000000"/>
          <w:sz w:val="24"/>
          <w:szCs w:val="24"/>
          <w:lang w:val="nl-NL"/>
        </w:rPr>
        <w:t>D</w:t>
      </w:r>
      <w:r w:rsidRPr="0075087F">
        <w:rPr>
          <w:rFonts w:ascii="Times New Roman" w:hAnsi="Times New Roman" w:cs="Times New Roman"/>
          <w:b/>
          <w:bCs/>
          <w:color w:val="000000"/>
          <w:sz w:val="24"/>
          <w:szCs w:val="24"/>
          <w:lang w:val="nl-NL"/>
        </w:rPr>
        <w:t xml:space="preserve">ịch </w:t>
      </w:r>
      <w:del w:id="195" w:author="Thu HA" w:date="2026-04-13T13:11:00Z" w16du:dateUtc="2026-04-13T06:11:00Z">
        <w:r w:rsidDel="00502AFB">
          <w:rPr>
            <w:rFonts w:ascii="Times New Roman" w:hAnsi="Times New Roman" w:cs="Times New Roman"/>
            <w:b/>
            <w:bCs/>
            <w:color w:val="000000"/>
            <w:sz w:val="24"/>
            <w:szCs w:val="24"/>
            <w:lang w:val="nl-NL"/>
          </w:rPr>
          <w:delText>V</w:delText>
        </w:r>
      </w:del>
      <w:ins w:id="196" w:author="Thu HA" w:date="2026-04-13T13:11:00Z" w16du:dateUtc="2026-04-13T06:11:00Z">
        <w:r w:rsidR="00502AFB">
          <w:rPr>
            <w:rFonts w:ascii="Times New Roman" w:hAnsi="Times New Roman" w:cs="Times New Roman"/>
            <w:b/>
            <w:bCs/>
            <w:color w:val="000000"/>
            <w:sz w:val="24"/>
            <w:szCs w:val="24"/>
            <w:lang w:val="nl-NL"/>
          </w:rPr>
          <w:t>v</w:t>
        </w:r>
      </w:ins>
      <w:r w:rsidRPr="0075087F">
        <w:rPr>
          <w:rFonts w:ascii="Times New Roman" w:hAnsi="Times New Roman" w:cs="Times New Roman"/>
          <w:b/>
          <w:bCs/>
          <w:color w:val="000000"/>
          <w:sz w:val="24"/>
          <w:szCs w:val="24"/>
          <w:lang w:val="nl-NL"/>
        </w:rPr>
        <w:t>ụ cố định</w:t>
      </w:r>
      <w:r>
        <w:rPr>
          <w:rFonts w:ascii="Times New Roman" w:hAnsi="Times New Roman" w:cs="Times New Roman"/>
          <w:b/>
          <w:bCs/>
          <w:color w:val="000000"/>
          <w:sz w:val="24"/>
          <w:szCs w:val="24"/>
          <w:lang w:val="nl-NL"/>
        </w:rPr>
        <w:t>:</w:t>
      </w:r>
    </w:p>
    <w:tbl>
      <w:tblPr>
        <w:tblW w:w="9751" w:type="dxa"/>
        <w:tblInd w:w="-152" w:type="dxa"/>
        <w:tblLook w:val="04A0" w:firstRow="1" w:lastRow="0" w:firstColumn="1" w:lastColumn="0" w:noHBand="0" w:noVBand="1"/>
      </w:tblPr>
      <w:tblGrid>
        <w:gridCol w:w="739"/>
        <w:gridCol w:w="2551"/>
        <w:gridCol w:w="1369"/>
        <w:gridCol w:w="1167"/>
        <w:gridCol w:w="1549"/>
        <w:gridCol w:w="2376"/>
      </w:tblGrid>
      <w:tr w:rsidR="00DB1BDE" w:rsidRPr="00A86009" w14:paraId="74D30438" w14:textId="77777777" w:rsidTr="002E6860">
        <w:trPr>
          <w:trHeight w:val="846"/>
        </w:trPr>
        <w:tc>
          <w:tcPr>
            <w:tcW w:w="766" w:type="dxa"/>
            <w:tcBorders>
              <w:top w:val="single" w:sz="8" w:space="0" w:color="auto"/>
              <w:left w:val="single" w:sz="8" w:space="0" w:color="auto"/>
              <w:bottom w:val="nil"/>
              <w:right w:val="single" w:sz="8" w:space="0" w:color="auto"/>
            </w:tcBorders>
            <w:vAlign w:val="center"/>
          </w:tcPr>
          <w:p w14:paraId="2E464A9D"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STT</w:t>
            </w:r>
          </w:p>
        </w:tc>
        <w:tc>
          <w:tcPr>
            <w:tcW w:w="3197" w:type="dxa"/>
            <w:tcBorders>
              <w:top w:val="single" w:sz="8" w:space="0" w:color="auto"/>
              <w:left w:val="nil"/>
              <w:bottom w:val="nil"/>
              <w:right w:val="single" w:sz="8" w:space="0" w:color="auto"/>
            </w:tcBorders>
            <w:vAlign w:val="center"/>
          </w:tcPr>
          <w:p w14:paraId="59A94233"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HẠNG MỤC THỰC HIỆN</w:t>
            </w:r>
          </w:p>
        </w:tc>
        <w:tc>
          <w:tcPr>
            <w:tcW w:w="1585" w:type="dxa"/>
            <w:tcBorders>
              <w:top w:val="single" w:sz="8" w:space="0" w:color="auto"/>
              <w:left w:val="nil"/>
              <w:bottom w:val="nil"/>
              <w:right w:val="single" w:sz="8" w:space="0" w:color="auto"/>
            </w:tcBorders>
            <w:vAlign w:val="center"/>
          </w:tcPr>
          <w:p w14:paraId="4D5D7E36"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ĐƠN VỊ TÍNH</w:t>
            </w:r>
          </w:p>
        </w:tc>
        <w:tc>
          <w:tcPr>
            <w:tcW w:w="1188" w:type="dxa"/>
            <w:tcBorders>
              <w:top w:val="single" w:sz="8" w:space="0" w:color="auto"/>
              <w:left w:val="nil"/>
              <w:bottom w:val="nil"/>
              <w:right w:val="single" w:sz="8" w:space="0" w:color="auto"/>
            </w:tcBorders>
            <w:vAlign w:val="center"/>
          </w:tcPr>
          <w:p w14:paraId="16BFB5BC"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SỐ LƯỢNG</w:t>
            </w:r>
          </w:p>
        </w:tc>
        <w:tc>
          <w:tcPr>
            <w:tcW w:w="1576" w:type="dxa"/>
            <w:tcBorders>
              <w:top w:val="single" w:sz="8" w:space="0" w:color="auto"/>
              <w:left w:val="nil"/>
              <w:bottom w:val="nil"/>
              <w:right w:val="single" w:sz="8" w:space="0" w:color="auto"/>
            </w:tcBorders>
            <w:vAlign w:val="center"/>
          </w:tcPr>
          <w:p w14:paraId="53ABB826"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ĐƠN GIÁ (VNĐ)</w:t>
            </w:r>
          </w:p>
        </w:tc>
        <w:tc>
          <w:tcPr>
            <w:tcW w:w="1436" w:type="dxa"/>
            <w:tcBorders>
              <w:top w:val="single" w:sz="8" w:space="0" w:color="auto"/>
              <w:left w:val="nil"/>
              <w:bottom w:val="nil"/>
              <w:right w:val="single" w:sz="8" w:space="0" w:color="auto"/>
            </w:tcBorders>
            <w:vAlign w:val="center"/>
          </w:tcPr>
          <w:p w14:paraId="7DC47540"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THÀNH TIỀN (VNĐ)</w:t>
            </w:r>
          </w:p>
        </w:tc>
      </w:tr>
      <w:tr w:rsidR="00DB1BDE" w:rsidRPr="00A86009" w14:paraId="7ABF9CBE" w14:textId="77777777" w:rsidTr="002E6860">
        <w:trPr>
          <w:trHeight w:val="486"/>
        </w:trPr>
        <w:tc>
          <w:tcPr>
            <w:tcW w:w="766" w:type="dxa"/>
            <w:tcBorders>
              <w:top w:val="single" w:sz="4" w:space="0" w:color="auto"/>
              <w:left w:val="single" w:sz="4" w:space="0" w:color="auto"/>
              <w:bottom w:val="single" w:sz="4" w:space="0" w:color="auto"/>
              <w:right w:val="single" w:sz="4" w:space="0" w:color="auto"/>
            </w:tcBorders>
            <w:vAlign w:val="center"/>
          </w:tcPr>
          <w:p w14:paraId="5E55CECE" w14:textId="77777777" w:rsidR="00A86009" w:rsidRPr="00A86009" w:rsidRDefault="00A86009" w:rsidP="001B0496">
            <w:pPr>
              <w:jc w:val="center"/>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1</w:t>
            </w:r>
          </w:p>
        </w:tc>
        <w:tc>
          <w:tcPr>
            <w:tcW w:w="3197" w:type="dxa"/>
            <w:tcBorders>
              <w:top w:val="single" w:sz="4" w:space="0" w:color="auto"/>
              <w:left w:val="nil"/>
              <w:bottom w:val="single" w:sz="4" w:space="0" w:color="auto"/>
              <w:right w:val="single" w:sz="4" w:space="0" w:color="auto"/>
            </w:tcBorders>
            <w:vAlign w:val="center"/>
          </w:tcPr>
          <w:p w14:paraId="1CEB956C" w14:textId="77777777" w:rsidR="00A86009" w:rsidRPr="00A86009" w:rsidRDefault="00A86009" w:rsidP="001B0496">
            <w:pPr>
              <w:jc w:val="center"/>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 xml:space="preserve">Nhân viên vệ sinh </w:t>
            </w:r>
          </w:p>
        </w:tc>
        <w:tc>
          <w:tcPr>
            <w:tcW w:w="1585" w:type="dxa"/>
            <w:tcBorders>
              <w:top w:val="single" w:sz="4" w:space="0" w:color="auto"/>
              <w:left w:val="nil"/>
              <w:bottom w:val="single" w:sz="4" w:space="0" w:color="auto"/>
              <w:right w:val="single" w:sz="4" w:space="0" w:color="auto"/>
            </w:tcBorders>
            <w:vAlign w:val="center"/>
          </w:tcPr>
          <w:p w14:paraId="14D008E2" w14:textId="77777777" w:rsidR="00A86009" w:rsidRPr="00A86009" w:rsidRDefault="00A86009" w:rsidP="001B0496">
            <w:pPr>
              <w:jc w:val="center"/>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Vị trí</w:t>
            </w:r>
          </w:p>
        </w:tc>
        <w:tc>
          <w:tcPr>
            <w:tcW w:w="1188" w:type="dxa"/>
            <w:tcBorders>
              <w:top w:val="single" w:sz="4" w:space="0" w:color="auto"/>
              <w:left w:val="nil"/>
              <w:bottom w:val="single" w:sz="4" w:space="0" w:color="auto"/>
              <w:right w:val="single" w:sz="4" w:space="0" w:color="auto"/>
            </w:tcBorders>
            <w:vAlign w:val="center"/>
          </w:tcPr>
          <w:p w14:paraId="0BF185DE" w14:textId="4E62DB29" w:rsidR="00A86009" w:rsidRPr="00502AFB" w:rsidRDefault="00A86009" w:rsidP="001B0496">
            <w:pPr>
              <w:jc w:val="center"/>
              <w:rPr>
                <w:rFonts w:ascii="Times New Roman" w:hAnsi="Times New Roman" w:cs="Times New Roman"/>
                <w:color w:val="000000" w:themeColor="text1"/>
                <w:sz w:val="24"/>
                <w:szCs w:val="24"/>
                <w:lang w:val="vi-VN"/>
                <w:rPrChange w:id="197" w:author="Thu HA" w:date="2026-04-13T13:11:00Z" w16du:dateUtc="2026-04-13T06:11:00Z">
                  <w:rPr>
                    <w:rFonts w:ascii="Times New Roman" w:hAnsi="Times New Roman" w:cs="Times New Roman"/>
                    <w:color w:val="000000" w:themeColor="text1"/>
                    <w:sz w:val="24"/>
                    <w:szCs w:val="24"/>
                  </w:rPr>
                </w:rPrChange>
              </w:rPr>
            </w:pPr>
            <w:del w:id="198" w:author="Thu HA" w:date="2026-04-13T13:11:00Z" w16du:dateUtc="2026-04-13T06:11:00Z">
              <w:r w:rsidRPr="00A86009" w:rsidDel="00502AFB">
                <w:rPr>
                  <w:rFonts w:ascii="Times New Roman" w:hAnsi="Times New Roman" w:cs="Times New Roman"/>
                  <w:color w:val="000000" w:themeColor="text1"/>
                  <w:sz w:val="24"/>
                  <w:szCs w:val="24"/>
                </w:rPr>
                <w:delText>8</w:delText>
              </w:r>
            </w:del>
            <w:ins w:id="199" w:author="Thu HA" w:date="2026-04-13T13:11:00Z" w16du:dateUtc="2026-04-13T06:11:00Z">
              <w:r w:rsidR="00502AFB">
                <w:rPr>
                  <w:rFonts w:ascii="Times New Roman" w:hAnsi="Times New Roman" w:cs="Times New Roman"/>
                  <w:color w:val="000000" w:themeColor="text1"/>
                  <w:sz w:val="24"/>
                  <w:szCs w:val="24"/>
                </w:rPr>
                <w:t>07</w:t>
              </w:r>
            </w:ins>
          </w:p>
        </w:tc>
        <w:tc>
          <w:tcPr>
            <w:tcW w:w="1576" w:type="dxa"/>
            <w:tcBorders>
              <w:top w:val="single" w:sz="4" w:space="0" w:color="auto"/>
              <w:left w:val="nil"/>
              <w:bottom w:val="single" w:sz="4" w:space="0" w:color="auto"/>
              <w:right w:val="single" w:sz="4" w:space="0" w:color="auto"/>
            </w:tcBorders>
            <w:vAlign w:val="center"/>
          </w:tcPr>
          <w:p w14:paraId="4BA95F3A" w14:textId="6B1B713D" w:rsidR="00A86009" w:rsidRPr="00A86009" w:rsidRDefault="00A86009" w:rsidP="001B0496">
            <w:pPr>
              <w:jc w:val="right"/>
              <w:rPr>
                <w:rFonts w:ascii="Times New Roman" w:hAnsi="Times New Roman" w:cs="Times New Roman"/>
                <w:color w:val="000000" w:themeColor="text1"/>
                <w:sz w:val="24"/>
                <w:szCs w:val="24"/>
              </w:rPr>
            </w:pPr>
            <w:del w:id="200" w:author="Thu HA" w:date="2026-04-13T13:12:00Z" w16du:dateUtc="2026-04-13T06:12:00Z">
              <w:r w:rsidRPr="00A86009" w:rsidDel="00502AFB">
                <w:rPr>
                  <w:rFonts w:ascii="Times New Roman" w:hAnsi="Times New Roman" w:cs="Times New Roman"/>
                  <w:color w:val="000000" w:themeColor="text1"/>
                  <w:sz w:val="24"/>
                  <w:szCs w:val="24"/>
                </w:rPr>
                <w:delText>7.6</w:delText>
              </w:r>
            </w:del>
            <w:ins w:id="201" w:author="Thu HA" w:date="2026-04-13T13:12:00Z" w16du:dateUtc="2026-04-13T06:12:00Z">
              <w:r w:rsidR="00502AFB">
                <w:rPr>
                  <w:rFonts w:ascii="Times New Roman" w:hAnsi="Times New Roman" w:cs="Times New Roman"/>
                  <w:color w:val="000000" w:themeColor="text1"/>
                  <w:sz w:val="24"/>
                  <w:szCs w:val="24"/>
                </w:rPr>
                <w:t>8</w:t>
              </w:r>
              <w:r w:rsidR="00502AFB">
                <w:rPr>
                  <w:rFonts w:ascii="Times New Roman" w:hAnsi="Times New Roman" w:cs="Times New Roman"/>
                  <w:color w:val="000000" w:themeColor="text1"/>
                  <w:sz w:val="24"/>
                  <w:szCs w:val="24"/>
                  <w:lang w:val="vi-VN"/>
                </w:rPr>
                <w:t>.5</w:t>
              </w:r>
            </w:ins>
            <w:r w:rsidRPr="00A86009">
              <w:rPr>
                <w:rFonts w:ascii="Times New Roman" w:hAnsi="Times New Roman" w:cs="Times New Roman"/>
                <w:color w:val="000000" w:themeColor="text1"/>
                <w:sz w:val="24"/>
                <w:szCs w:val="24"/>
              </w:rPr>
              <w:t>00.000</w:t>
            </w:r>
          </w:p>
        </w:tc>
        <w:tc>
          <w:tcPr>
            <w:tcW w:w="1436" w:type="dxa"/>
            <w:tcBorders>
              <w:top w:val="single" w:sz="4" w:space="0" w:color="auto"/>
              <w:left w:val="nil"/>
              <w:bottom w:val="single" w:sz="4" w:space="0" w:color="auto"/>
              <w:right w:val="single" w:sz="4" w:space="0" w:color="auto"/>
            </w:tcBorders>
            <w:vAlign w:val="center"/>
          </w:tcPr>
          <w:p w14:paraId="3BB71C25" w14:textId="5E51B356" w:rsidR="00A86009" w:rsidRPr="00502AFB" w:rsidRDefault="00820D7E" w:rsidP="001B0496">
            <w:pPr>
              <w:jc w:val="right"/>
              <w:rPr>
                <w:rFonts w:ascii="Times New Roman" w:hAnsi="Times New Roman" w:cs="Times New Roman"/>
                <w:color w:val="000000" w:themeColor="text1"/>
                <w:sz w:val="24"/>
                <w:szCs w:val="24"/>
                <w:lang w:val="vi-VN"/>
                <w:rPrChange w:id="202" w:author="Thu HA" w:date="2026-04-13T13:12:00Z" w16du:dateUtc="2026-04-13T06:12:00Z">
                  <w:rPr>
                    <w:rFonts w:ascii="Times New Roman" w:hAnsi="Times New Roman" w:cs="Times New Roman"/>
                    <w:color w:val="000000" w:themeColor="text1"/>
                    <w:sz w:val="24"/>
                    <w:szCs w:val="24"/>
                  </w:rPr>
                </w:rPrChange>
              </w:rPr>
            </w:pPr>
            <w:ins w:id="203" w:author="Thu HA" w:date="2026-04-13T13:12:00Z" w16du:dateUtc="2026-04-13T06:12:00Z">
              <w:r>
                <w:rPr>
                  <w:rFonts w:ascii="Times New Roman" w:hAnsi="Times New Roman" w:cs="Times New Roman"/>
                  <w:color w:val="000000" w:themeColor="text1"/>
                  <w:sz w:val="24"/>
                  <w:szCs w:val="24"/>
                  <w:lang w:val="vi-VN"/>
                </w:rPr>
                <w:t>59.500.000</w:t>
              </w:r>
            </w:ins>
            <w:del w:id="204" w:author="Thu HA" w:date="2026-04-13T13:12:00Z" w16du:dateUtc="2026-04-13T06:12:00Z">
              <w:r w:rsidR="00A86009" w:rsidRPr="00A86009" w:rsidDel="00502AFB">
                <w:rPr>
                  <w:rFonts w:ascii="Times New Roman" w:hAnsi="Times New Roman" w:cs="Times New Roman"/>
                  <w:color w:val="000000" w:themeColor="text1"/>
                  <w:sz w:val="24"/>
                  <w:szCs w:val="24"/>
                </w:rPr>
                <w:delText>60.800.000</w:delText>
              </w:r>
            </w:del>
          </w:p>
        </w:tc>
      </w:tr>
      <w:tr w:rsidR="00DB1BDE" w:rsidRPr="00A86009" w14:paraId="48875658" w14:textId="77777777" w:rsidTr="002E6860">
        <w:trPr>
          <w:trHeight w:val="388"/>
        </w:trPr>
        <w:tc>
          <w:tcPr>
            <w:tcW w:w="766" w:type="dxa"/>
            <w:tcBorders>
              <w:top w:val="nil"/>
              <w:left w:val="single" w:sz="4" w:space="0" w:color="auto"/>
              <w:bottom w:val="single" w:sz="4" w:space="0" w:color="auto"/>
              <w:right w:val="single" w:sz="4" w:space="0" w:color="auto"/>
            </w:tcBorders>
            <w:vAlign w:val="center"/>
          </w:tcPr>
          <w:p w14:paraId="23ED150B" w14:textId="77777777" w:rsidR="00A86009" w:rsidRPr="00A86009" w:rsidRDefault="00A86009" w:rsidP="001B0496">
            <w:pPr>
              <w:jc w:val="center"/>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2</w:t>
            </w:r>
          </w:p>
        </w:tc>
        <w:tc>
          <w:tcPr>
            <w:tcW w:w="3197" w:type="dxa"/>
            <w:tcBorders>
              <w:top w:val="nil"/>
              <w:left w:val="nil"/>
              <w:bottom w:val="single" w:sz="4" w:space="0" w:color="auto"/>
              <w:right w:val="single" w:sz="4" w:space="0" w:color="auto"/>
            </w:tcBorders>
            <w:vAlign w:val="center"/>
          </w:tcPr>
          <w:p w14:paraId="594D0FC0" w14:textId="77777777" w:rsidR="00A86009" w:rsidRPr="00A86009" w:rsidRDefault="00A86009" w:rsidP="001B0496">
            <w:pPr>
              <w:jc w:val="center"/>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Giám sát</w:t>
            </w:r>
          </w:p>
        </w:tc>
        <w:tc>
          <w:tcPr>
            <w:tcW w:w="1585" w:type="dxa"/>
            <w:tcBorders>
              <w:top w:val="nil"/>
              <w:left w:val="nil"/>
              <w:bottom w:val="single" w:sz="4" w:space="0" w:color="auto"/>
              <w:right w:val="single" w:sz="4" w:space="0" w:color="auto"/>
            </w:tcBorders>
            <w:vAlign w:val="center"/>
          </w:tcPr>
          <w:p w14:paraId="7C6220E6" w14:textId="77777777" w:rsidR="00A86009" w:rsidRPr="00A86009" w:rsidRDefault="00A86009" w:rsidP="001B0496">
            <w:pPr>
              <w:jc w:val="center"/>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Vị trí</w:t>
            </w:r>
          </w:p>
        </w:tc>
        <w:tc>
          <w:tcPr>
            <w:tcW w:w="1188" w:type="dxa"/>
            <w:tcBorders>
              <w:top w:val="nil"/>
              <w:left w:val="nil"/>
              <w:bottom w:val="single" w:sz="4" w:space="0" w:color="auto"/>
              <w:right w:val="single" w:sz="4" w:space="0" w:color="auto"/>
            </w:tcBorders>
            <w:vAlign w:val="center"/>
          </w:tcPr>
          <w:p w14:paraId="5B9503D3" w14:textId="78DA123D" w:rsidR="00A86009" w:rsidRPr="00502AFB" w:rsidRDefault="00A86009" w:rsidP="001B0496">
            <w:pPr>
              <w:jc w:val="center"/>
              <w:rPr>
                <w:rFonts w:ascii="Times New Roman" w:hAnsi="Times New Roman" w:cs="Times New Roman"/>
                <w:color w:val="000000" w:themeColor="text1"/>
                <w:sz w:val="24"/>
                <w:szCs w:val="24"/>
                <w:lang w:val="vi-VN"/>
                <w:rPrChange w:id="205" w:author="Thu HA" w:date="2026-04-13T13:11:00Z" w16du:dateUtc="2026-04-13T06:11:00Z">
                  <w:rPr>
                    <w:rFonts w:ascii="Times New Roman" w:hAnsi="Times New Roman" w:cs="Times New Roman"/>
                    <w:color w:val="000000" w:themeColor="text1"/>
                    <w:sz w:val="24"/>
                    <w:szCs w:val="24"/>
                  </w:rPr>
                </w:rPrChange>
              </w:rPr>
            </w:pPr>
            <w:del w:id="206" w:author="Thu HA" w:date="2026-04-13T13:11:00Z" w16du:dateUtc="2026-04-13T06:11:00Z">
              <w:r w:rsidRPr="00A86009" w:rsidDel="00502AFB">
                <w:rPr>
                  <w:rFonts w:ascii="Times New Roman" w:hAnsi="Times New Roman" w:cs="Times New Roman"/>
                  <w:color w:val="000000" w:themeColor="text1"/>
                  <w:sz w:val="24"/>
                  <w:szCs w:val="24"/>
                </w:rPr>
                <w:delText>1</w:delText>
              </w:r>
            </w:del>
            <w:ins w:id="207" w:author="Thu HA" w:date="2026-04-13T13:12:00Z" w16du:dateUtc="2026-04-13T06:12:00Z">
              <w:r w:rsidR="00502AFB">
                <w:rPr>
                  <w:rFonts w:ascii="Times New Roman" w:hAnsi="Times New Roman" w:cs="Times New Roman"/>
                  <w:color w:val="000000" w:themeColor="text1"/>
                  <w:sz w:val="24"/>
                  <w:szCs w:val="24"/>
                </w:rPr>
                <w:t>01</w:t>
              </w:r>
            </w:ins>
          </w:p>
        </w:tc>
        <w:tc>
          <w:tcPr>
            <w:tcW w:w="1576" w:type="dxa"/>
            <w:tcBorders>
              <w:top w:val="nil"/>
              <w:left w:val="nil"/>
              <w:bottom w:val="single" w:sz="4" w:space="0" w:color="auto"/>
              <w:right w:val="single" w:sz="4" w:space="0" w:color="auto"/>
            </w:tcBorders>
            <w:vAlign w:val="center"/>
          </w:tcPr>
          <w:p w14:paraId="7EC0A19F" w14:textId="77777777" w:rsidR="00A86009" w:rsidRPr="00A86009" w:rsidRDefault="00A86009" w:rsidP="001B0496">
            <w:pPr>
              <w:jc w:val="right"/>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9.000.000</w:t>
            </w:r>
          </w:p>
        </w:tc>
        <w:tc>
          <w:tcPr>
            <w:tcW w:w="1436" w:type="dxa"/>
            <w:tcBorders>
              <w:top w:val="nil"/>
              <w:left w:val="nil"/>
              <w:bottom w:val="single" w:sz="4" w:space="0" w:color="auto"/>
              <w:right w:val="single" w:sz="4" w:space="0" w:color="auto"/>
            </w:tcBorders>
            <w:vAlign w:val="center"/>
          </w:tcPr>
          <w:p w14:paraId="3F054726" w14:textId="77777777" w:rsidR="00A86009" w:rsidRPr="00A86009" w:rsidRDefault="00A86009" w:rsidP="001B0496">
            <w:pPr>
              <w:jc w:val="right"/>
              <w:rPr>
                <w:rFonts w:ascii="Times New Roman" w:hAnsi="Times New Roman" w:cs="Times New Roman"/>
                <w:color w:val="000000" w:themeColor="text1"/>
                <w:sz w:val="24"/>
                <w:szCs w:val="24"/>
              </w:rPr>
            </w:pPr>
            <w:r w:rsidRPr="00A86009">
              <w:rPr>
                <w:rFonts w:ascii="Times New Roman" w:hAnsi="Times New Roman" w:cs="Times New Roman"/>
                <w:color w:val="000000" w:themeColor="text1"/>
                <w:sz w:val="24"/>
                <w:szCs w:val="24"/>
              </w:rPr>
              <w:t>9.000.000</w:t>
            </w:r>
          </w:p>
        </w:tc>
      </w:tr>
      <w:tr w:rsidR="00A86009" w:rsidRPr="00A86009" w14:paraId="15509404" w14:textId="77777777" w:rsidTr="002E6860">
        <w:trPr>
          <w:trHeight w:val="359"/>
        </w:trPr>
        <w:tc>
          <w:tcPr>
            <w:tcW w:w="8314" w:type="dxa"/>
            <w:gridSpan w:val="5"/>
            <w:tcBorders>
              <w:top w:val="single" w:sz="8" w:space="0" w:color="auto"/>
              <w:left w:val="single" w:sz="8" w:space="0" w:color="auto"/>
              <w:bottom w:val="nil"/>
              <w:right w:val="single" w:sz="8" w:space="0" w:color="000000"/>
            </w:tcBorders>
            <w:vAlign w:val="center"/>
          </w:tcPr>
          <w:p w14:paraId="0B084A22"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GIÁ TRỊ TRƯỚC THUẾ</w:t>
            </w:r>
          </w:p>
        </w:tc>
        <w:tc>
          <w:tcPr>
            <w:tcW w:w="1436" w:type="dxa"/>
            <w:tcBorders>
              <w:top w:val="single" w:sz="8" w:space="0" w:color="auto"/>
              <w:left w:val="single" w:sz="8" w:space="0" w:color="auto"/>
              <w:bottom w:val="nil"/>
              <w:right w:val="single" w:sz="8" w:space="0" w:color="auto"/>
            </w:tcBorders>
            <w:vAlign w:val="center"/>
          </w:tcPr>
          <w:p w14:paraId="5810BDDC" w14:textId="5514AC60" w:rsidR="00A86009" w:rsidRPr="00A86009" w:rsidRDefault="00A86009" w:rsidP="001B0496">
            <w:pPr>
              <w:jc w:val="right"/>
              <w:rPr>
                <w:rFonts w:ascii="Times New Roman" w:hAnsi="Times New Roman" w:cs="Times New Roman"/>
                <w:b/>
                <w:bCs/>
                <w:color w:val="000000" w:themeColor="text1"/>
                <w:sz w:val="24"/>
                <w:szCs w:val="24"/>
              </w:rPr>
            </w:pPr>
            <w:del w:id="208" w:author="Thu HA" w:date="2026-04-13T13:14:00Z" w16du:dateUtc="2026-04-13T06:14:00Z">
              <w:r w:rsidRPr="00A86009" w:rsidDel="00820D7E">
                <w:rPr>
                  <w:rFonts w:ascii="Times New Roman" w:hAnsi="Times New Roman" w:cs="Times New Roman"/>
                  <w:b/>
                  <w:bCs/>
                  <w:color w:val="000000" w:themeColor="text1"/>
                  <w:sz w:val="24"/>
                  <w:szCs w:val="24"/>
                </w:rPr>
                <w:delText>69</w:delText>
              </w:r>
            </w:del>
            <w:ins w:id="209" w:author="Thu HA" w:date="2026-04-13T13:14:00Z" w16du:dateUtc="2026-04-13T06:14:00Z">
              <w:r w:rsidR="00820D7E">
                <w:rPr>
                  <w:rFonts w:ascii="Times New Roman" w:hAnsi="Times New Roman" w:cs="Times New Roman"/>
                  <w:b/>
                  <w:bCs/>
                  <w:color w:val="000000" w:themeColor="text1"/>
                  <w:sz w:val="24"/>
                  <w:szCs w:val="24"/>
                </w:rPr>
                <w:t>68</w:t>
              </w:r>
            </w:ins>
            <w:r w:rsidRPr="00A86009">
              <w:rPr>
                <w:rFonts w:ascii="Times New Roman" w:hAnsi="Times New Roman" w:cs="Times New Roman"/>
                <w:b/>
                <w:bCs/>
                <w:color w:val="000000" w:themeColor="text1"/>
                <w:sz w:val="24"/>
                <w:szCs w:val="24"/>
              </w:rPr>
              <w:t>.</w:t>
            </w:r>
            <w:del w:id="210" w:author="Thu HA" w:date="2026-04-13T13:14:00Z" w16du:dateUtc="2026-04-13T06:14:00Z">
              <w:r w:rsidRPr="00A86009" w:rsidDel="00820D7E">
                <w:rPr>
                  <w:rFonts w:ascii="Times New Roman" w:hAnsi="Times New Roman" w:cs="Times New Roman"/>
                  <w:b/>
                  <w:bCs/>
                  <w:color w:val="000000" w:themeColor="text1"/>
                  <w:sz w:val="24"/>
                  <w:szCs w:val="24"/>
                </w:rPr>
                <w:delText>8</w:delText>
              </w:r>
            </w:del>
            <w:ins w:id="211" w:author="Thu HA" w:date="2026-04-13T13:14:00Z" w16du:dateUtc="2026-04-13T06:14:00Z">
              <w:r w:rsidR="00820D7E">
                <w:rPr>
                  <w:rFonts w:ascii="Times New Roman" w:hAnsi="Times New Roman" w:cs="Times New Roman"/>
                  <w:b/>
                  <w:bCs/>
                  <w:color w:val="000000" w:themeColor="text1"/>
                  <w:sz w:val="24"/>
                  <w:szCs w:val="24"/>
                </w:rPr>
                <w:t>5</w:t>
              </w:r>
            </w:ins>
            <w:r w:rsidRPr="00A86009">
              <w:rPr>
                <w:rFonts w:ascii="Times New Roman" w:hAnsi="Times New Roman" w:cs="Times New Roman"/>
                <w:b/>
                <w:bCs/>
                <w:color w:val="000000" w:themeColor="text1"/>
                <w:sz w:val="24"/>
                <w:szCs w:val="24"/>
              </w:rPr>
              <w:t>00.000</w:t>
            </w:r>
          </w:p>
        </w:tc>
      </w:tr>
      <w:tr w:rsidR="00A86009" w:rsidRPr="00A86009" w14:paraId="4AD68DBE" w14:textId="77777777" w:rsidTr="002E6860">
        <w:trPr>
          <w:trHeight w:val="365"/>
        </w:trPr>
        <w:tc>
          <w:tcPr>
            <w:tcW w:w="8314" w:type="dxa"/>
            <w:gridSpan w:val="5"/>
            <w:tcBorders>
              <w:top w:val="single" w:sz="8" w:space="0" w:color="auto"/>
              <w:left w:val="single" w:sz="8" w:space="0" w:color="auto"/>
              <w:bottom w:val="nil"/>
              <w:right w:val="single" w:sz="8" w:space="0" w:color="000000"/>
            </w:tcBorders>
            <w:vAlign w:val="center"/>
          </w:tcPr>
          <w:p w14:paraId="4F4B10EE"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THUẾ VAT 8%</w:t>
            </w:r>
          </w:p>
        </w:tc>
        <w:tc>
          <w:tcPr>
            <w:tcW w:w="1436" w:type="dxa"/>
            <w:tcBorders>
              <w:top w:val="single" w:sz="8" w:space="0" w:color="auto"/>
              <w:left w:val="single" w:sz="8" w:space="0" w:color="auto"/>
              <w:bottom w:val="nil"/>
              <w:right w:val="single" w:sz="8" w:space="0" w:color="auto"/>
            </w:tcBorders>
            <w:vAlign w:val="center"/>
          </w:tcPr>
          <w:p w14:paraId="0DD54C23" w14:textId="33475036" w:rsidR="00A86009" w:rsidRPr="00A86009" w:rsidRDefault="00A86009" w:rsidP="001B0496">
            <w:pPr>
              <w:jc w:val="right"/>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5.</w:t>
            </w:r>
            <w:del w:id="212" w:author="Thu HA" w:date="2026-04-13T13:15:00Z" w16du:dateUtc="2026-04-13T06:15:00Z">
              <w:r w:rsidRPr="00A86009" w:rsidDel="00820D7E">
                <w:rPr>
                  <w:rFonts w:ascii="Times New Roman" w:hAnsi="Times New Roman" w:cs="Times New Roman"/>
                  <w:b/>
                  <w:bCs/>
                  <w:color w:val="000000" w:themeColor="text1"/>
                  <w:sz w:val="24"/>
                  <w:szCs w:val="24"/>
                </w:rPr>
                <w:delText>584</w:delText>
              </w:r>
            </w:del>
            <w:ins w:id="213" w:author="Thu HA" w:date="2026-04-13T13:15:00Z" w16du:dateUtc="2026-04-13T06:15:00Z">
              <w:r w:rsidR="00820D7E">
                <w:rPr>
                  <w:rFonts w:ascii="Times New Roman" w:hAnsi="Times New Roman" w:cs="Times New Roman"/>
                  <w:b/>
                  <w:bCs/>
                  <w:color w:val="000000" w:themeColor="text1"/>
                  <w:sz w:val="24"/>
                  <w:szCs w:val="24"/>
                </w:rPr>
                <w:t>480</w:t>
              </w:r>
            </w:ins>
            <w:r w:rsidRPr="00A86009">
              <w:rPr>
                <w:rFonts w:ascii="Times New Roman" w:hAnsi="Times New Roman" w:cs="Times New Roman"/>
                <w:b/>
                <w:bCs/>
                <w:color w:val="000000" w:themeColor="text1"/>
                <w:sz w:val="24"/>
                <w:szCs w:val="24"/>
              </w:rPr>
              <w:t>.000</w:t>
            </w:r>
          </w:p>
        </w:tc>
      </w:tr>
      <w:tr w:rsidR="00A86009" w:rsidRPr="00A86009" w14:paraId="560D6957" w14:textId="77777777" w:rsidTr="002E6860">
        <w:trPr>
          <w:trHeight w:val="370"/>
        </w:trPr>
        <w:tc>
          <w:tcPr>
            <w:tcW w:w="8314" w:type="dxa"/>
            <w:gridSpan w:val="5"/>
            <w:tcBorders>
              <w:top w:val="single" w:sz="8" w:space="0" w:color="auto"/>
              <w:left w:val="single" w:sz="8" w:space="0" w:color="auto"/>
              <w:bottom w:val="nil"/>
              <w:right w:val="single" w:sz="8" w:space="0" w:color="000000"/>
            </w:tcBorders>
            <w:vAlign w:val="center"/>
          </w:tcPr>
          <w:p w14:paraId="24088040" w14:textId="77777777"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GIÁ TRỊ SAU THUẾ</w:t>
            </w:r>
          </w:p>
        </w:tc>
        <w:tc>
          <w:tcPr>
            <w:tcW w:w="1436" w:type="dxa"/>
            <w:tcBorders>
              <w:top w:val="single" w:sz="8" w:space="0" w:color="auto"/>
              <w:left w:val="single" w:sz="8" w:space="0" w:color="auto"/>
              <w:bottom w:val="nil"/>
              <w:right w:val="single" w:sz="8" w:space="0" w:color="auto"/>
            </w:tcBorders>
            <w:vAlign w:val="center"/>
          </w:tcPr>
          <w:p w14:paraId="752CE300" w14:textId="3A11132F" w:rsidR="00A86009" w:rsidRPr="00A86009" w:rsidRDefault="00A86009" w:rsidP="001B0496">
            <w:pPr>
              <w:jc w:val="right"/>
              <w:rPr>
                <w:rFonts w:ascii="Times New Roman" w:hAnsi="Times New Roman" w:cs="Times New Roman"/>
                <w:b/>
                <w:bCs/>
                <w:color w:val="000000" w:themeColor="text1"/>
                <w:sz w:val="24"/>
                <w:szCs w:val="24"/>
              </w:rPr>
            </w:pPr>
            <w:del w:id="214" w:author="Thu HA" w:date="2026-04-13T13:18:00Z" w16du:dateUtc="2026-04-13T06:18:00Z">
              <w:r w:rsidRPr="00A86009" w:rsidDel="00820D7E">
                <w:rPr>
                  <w:rFonts w:ascii="Times New Roman" w:hAnsi="Times New Roman" w:cs="Times New Roman"/>
                  <w:b/>
                  <w:bCs/>
                  <w:color w:val="000000" w:themeColor="text1"/>
                  <w:sz w:val="24"/>
                  <w:szCs w:val="24"/>
                </w:rPr>
                <w:delText>75</w:delText>
              </w:r>
            </w:del>
            <w:ins w:id="215" w:author="Thu HA" w:date="2026-04-13T13:18:00Z" w16du:dateUtc="2026-04-13T06:18:00Z">
              <w:r w:rsidR="00820D7E">
                <w:rPr>
                  <w:rFonts w:ascii="Times New Roman" w:hAnsi="Times New Roman" w:cs="Times New Roman"/>
                  <w:b/>
                  <w:bCs/>
                  <w:color w:val="000000" w:themeColor="text1"/>
                  <w:sz w:val="24"/>
                  <w:szCs w:val="24"/>
                </w:rPr>
                <w:t>73</w:t>
              </w:r>
            </w:ins>
            <w:r w:rsidRPr="00A86009">
              <w:rPr>
                <w:rFonts w:ascii="Times New Roman" w:hAnsi="Times New Roman" w:cs="Times New Roman"/>
                <w:b/>
                <w:bCs/>
                <w:color w:val="000000" w:themeColor="text1"/>
                <w:sz w:val="24"/>
                <w:szCs w:val="24"/>
              </w:rPr>
              <w:t>.</w:t>
            </w:r>
            <w:del w:id="216" w:author="Thu HA" w:date="2026-04-13T13:18:00Z" w16du:dateUtc="2026-04-13T06:18:00Z">
              <w:r w:rsidRPr="00A86009" w:rsidDel="00820D7E">
                <w:rPr>
                  <w:rFonts w:ascii="Times New Roman" w:hAnsi="Times New Roman" w:cs="Times New Roman"/>
                  <w:b/>
                  <w:bCs/>
                  <w:color w:val="000000" w:themeColor="text1"/>
                  <w:sz w:val="24"/>
                  <w:szCs w:val="24"/>
                </w:rPr>
                <w:delText>384</w:delText>
              </w:r>
            </w:del>
            <w:ins w:id="217" w:author="Thu HA" w:date="2026-04-13T13:18:00Z" w16du:dateUtc="2026-04-13T06:18:00Z">
              <w:r w:rsidR="00820D7E">
                <w:rPr>
                  <w:rFonts w:ascii="Times New Roman" w:hAnsi="Times New Roman" w:cs="Times New Roman"/>
                  <w:b/>
                  <w:bCs/>
                  <w:color w:val="000000" w:themeColor="text1"/>
                  <w:sz w:val="24"/>
                  <w:szCs w:val="24"/>
                </w:rPr>
                <w:t>980</w:t>
              </w:r>
            </w:ins>
            <w:r w:rsidRPr="00A86009">
              <w:rPr>
                <w:rFonts w:ascii="Times New Roman" w:hAnsi="Times New Roman" w:cs="Times New Roman"/>
                <w:b/>
                <w:bCs/>
                <w:color w:val="000000" w:themeColor="text1"/>
                <w:sz w:val="24"/>
                <w:szCs w:val="24"/>
              </w:rPr>
              <w:t>.000</w:t>
            </w:r>
          </w:p>
        </w:tc>
      </w:tr>
      <w:tr w:rsidR="00A86009" w:rsidRPr="00A86009" w14:paraId="1A57C2AC" w14:textId="77777777" w:rsidTr="002E6860">
        <w:trPr>
          <w:trHeight w:val="564"/>
        </w:trPr>
        <w:tc>
          <w:tcPr>
            <w:tcW w:w="9751" w:type="dxa"/>
            <w:gridSpan w:val="6"/>
            <w:tcBorders>
              <w:top w:val="single" w:sz="8" w:space="0" w:color="auto"/>
              <w:left w:val="single" w:sz="8" w:space="0" w:color="auto"/>
              <w:bottom w:val="single" w:sz="4" w:space="0" w:color="auto"/>
              <w:right w:val="single" w:sz="8" w:space="0" w:color="000000"/>
            </w:tcBorders>
            <w:vAlign w:val="center"/>
          </w:tcPr>
          <w:p w14:paraId="5B8F0FA3" w14:textId="6849459A" w:rsidR="00A86009" w:rsidRPr="00A86009" w:rsidRDefault="00A86009" w:rsidP="001B0496">
            <w:pPr>
              <w:jc w:val="center"/>
              <w:rPr>
                <w:rFonts w:ascii="Times New Roman" w:hAnsi="Times New Roman" w:cs="Times New Roman"/>
                <w:b/>
                <w:bCs/>
                <w:color w:val="000000" w:themeColor="text1"/>
                <w:sz w:val="24"/>
                <w:szCs w:val="24"/>
              </w:rPr>
            </w:pPr>
            <w:r w:rsidRPr="00A86009">
              <w:rPr>
                <w:rFonts w:ascii="Times New Roman" w:hAnsi="Times New Roman" w:cs="Times New Roman"/>
                <w:b/>
                <w:bCs/>
                <w:color w:val="000000" w:themeColor="text1"/>
                <w:sz w:val="24"/>
                <w:szCs w:val="24"/>
              </w:rPr>
              <w:t xml:space="preserve">Bằng chữ: Bảy mươi </w:t>
            </w:r>
            <w:del w:id="218" w:author="Thu HA" w:date="2026-04-13T13:19:00Z" w16du:dateUtc="2026-04-13T06:19:00Z">
              <w:r w:rsidRPr="00A86009" w:rsidDel="00820D7E">
                <w:rPr>
                  <w:rFonts w:ascii="Times New Roman" w:hAnsi="Times New Roman" w:cs="Times New Roman"/>
                  <w:b/>
                  <w:bCs/>
                  <w:color w:val="000000" w:themeColor="text1"/>
                  <w:sz w:val="24"/>
                  <w:szCs w:val="24"/>
                </w:rPr>
                <w:delText>lăm triệu, ba trăm tám mươi bốn nghìn đồng</w:delText>
              </w:r>
            </w:del>
            <w:ins w:id="219" w:author="Thu HA" w:date="2026-04-13T13:19:00Z" w16du:dateUtc="2026-04-13T06:19:00Z">
              <w:r w:rsidR="00820D7E">
                <w:rPr>
                  <w:rFonts w:ascii="Times New Roman" w:hAnsi="Times New Roman" w:cs="Times New Roman"/>
                  <w:b/>
                  <w:bCs/>
                  <w:color w:val="000000" w:themeColor="text1"/>
                  <w:sz w:val="24"/>
                  <w:szCs w:val="24"/>
                </w:rPr>
                <w:t>ba</w:t>
              </w:r>
              <w:r w:rsidR="00820D7E">
                <w:rPr>
                  <w:rFonts w:ascii="Times New Roman" w:hAnsi="Times New Roman" w:cs="Times New Roman"/>
                  <w:b/>
                  <w:bCs/>
                  <w:color w:val="000000" w:themeColor="text1"/>
                  <w:sz w:val="24"/>
                  <w:szCs w:val="24"/>
                  <w:lang w:val="vi-VN"/>
                </w:rPr>
                <w:t xml:space="preserve"> triệu chín trăm tám mươi ngàn đồng./</w:t>
              </w:r>
            </w:ins>
            <w:r w:rsidRPr="00A86009">
              <w:rPr>
                <w:rFonts w:ascii="Times New Roman" w:hAnsi="Times New Roman" w:cs="Times New Roman"/>
                <w:b/>
                <w:bCs/>
                <w:color w:val="000000" w:themeColor="text1"/>
                <w:sz w:val="24"/>
                <w:szCs w:val="24"/>
              </w:rPr>
              <w:t>.</w:t>
            </w:r>
          </w:p>
        </w:tc>
      </w:tr>
    </w:tbl>
    <w:p w14:paraId="128B74A2" w14:textId="77777777" w:rsidR="00A86009" w:rsidRPr="00A86009" w:rsidRDefault="00A86009" w:rsidP="00A86009">
      <w:pPr>
        <w:spacing w:line="276" w:lineRule="auto"/>
        <w:jc w:val="both"/>
        <w:rPr>
          <w:rFonts w:ascii="Times New Roman" w:hAnsi="Times New Roman" w:cs="Times New Roman"/>
          <w:b/>
          <w:color w:val="000000"/>
          <w:sz w:val="24"/>
          <w:szCs w:val="24"/>
          <w:lang w:val="nl-NL"/>
        </w:rPr>
      </w:pPr>
    </w:p>
    <w:p w14:paraId="0649185B" w14:textId="1F3F7F69" w:rsidR="00C74142" w:rsidRPr="00AD6A7E" w:rsidRDefault="00C74142" w:rsidP="00C74142">
      <w:pPr>
        <w:pStyle w:val="ListParagraph"/>
        <w:numPr>
          <w:ilvl w:val="0"/>
          <w:numId w:val="34"/>
        </w:numPr>
        <w:spacing w:line="276" w:lineRule="auto"/>
        <w:ind w:left="1134" w:hanging="567"/>
        <w:contextualSpacing w:val="0"/>
        <w:jc w:val="both"/>
        <w:rPr>
          <w:rFonts w:ascii="Times New Roman" w:hAnsi="Times New Roman" w:cs="Times New Roman"/>
          <w:color w:val="000000"/>
          <w:sz w:val="24"/>
          <w:szCs w:val="24"/>
        </w:rPr>
      </w:pPr>
      <w:r w:rsidRPr="00AD6A7E">
        <w:rPr>
          <w:rFonts w:ascii="Times New Roman" w:hAnsi="Times New Roman" w:cs="Times New Roman"/>
          <w:color w:val="000000"/>
          <w:sz w:val="24"/>
          <w:szCs w:val="24"/>
        </w:rPr>
        <w:t xml:space="preserve">Đơn giá Phí Dịch </w:t>
      </w:r>
      <w:del w:id="220" w:author="Thu HA" w:date="2026-04-13T13:19:00Z" w16du:dateUtc="2026-04-13T06:19:00Z">
        <w:r w:rsidRPr="00AD6A7E" w:rsidDel="00511971">
          <w:rPr>
            <w:rFonts w:ascii="Times New Roman" w:hAnsi="Times New Roman" w:cs="Times New Roman"/>
            <w:color w:val="000000"/>
            <w:sz w:val="24"/>
            <w:szCs w:val="24"/>
          </w:rPr>
          <w:delText>V</w:delText>
        </w:r>
      </w:del>
      <w:ins w:id="221" w:author="Thu HA" w:date="2026-04-13T13:19:00Z" w16du:dateUtc="2026-04-13T06:19:00Z">
        <w:r w:rsidR="00511971">
          <w:rPr>
            <w:rFonts w:ascii="Times New Roman" w:hAnsi="Times New Roman" w:cs="Times New Roman"/>
            <w:color w:val="000000"/>
            <w:sz w:val="24"/>
            <w:szCs w:val="24"/>
          </w:rPr>
          <w:t>v</w:t>
        </w:r>
      </w:ins>
      <w:r w:rsidRPr="00AD6A7E">
        <w:rPr>
          <w:rFonts w:ascii="Times New Roman" w:hAnsi="Times New Roman" w:cs="Times New Roman"/>
          <w:color w:val="000000"/>
          <w:sz w:val="24"/>
          <w:szCs w:val="24"/>
        </w:rPr>
        <w:t>ụ không thay đổi trong suốt thời hạn Hợp đồng có hiệu lực. Mức áp dụng thuế VAT sẽ tự động thay đổi khi có thay đổi về chính sách của Nhà nước, các bên không cần phải ký lại phụ lục hợp đồng</w:t>
      </w:r>
      <w:r>
        <w:rPr>
          <w:rFonts w:ascii="Times New Roman" w:hAnsi="Times New Roman" w:cs="Times New Roman"/>
          <w:color w:val="000000"/>
          <w:sz w:val="24"/>
          <w:szCs w:val="24"/>
        </w:rPr>
        <w:t>.</w:t>
      </w:r>
    </w:p>
    <w:p w14:paraId="3D381AAC" w14:textId="77777777" w:rsidR="00C74142" w:rsidRPr="001632D5" w:rsidRDefault="00C74142" w:rsidP="00C74142">
      <w:pPr>
        <w:pStyle w:val="ListParagraph"/>
        <w:numPr>
          <w:ilvl w:val="0"/>
          <w:numId w:val="34"/>
        </w:numPr>
        <w:spacing w:line="276" w:lineRule="auto"/>
        <w:ind w:left="1134" w:hanging="567"/>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Trường hợp Bên B không cung ứng đủ số lượng nhân sự và/hoặc làm việc không đủ thời gian theo Điều 3 Hợp đồng này thì Phí Dịch Vụ sẽ được tính dựa trên số lượng và thời gian Dịch Vụ mà Bên B đã cung ứng trên thực tế (căn cứ theo Bảng chấm công)</w:t>
      </w:r>
    </w:p>
    <w:p w14:paraId="2C641A7E" w14:textId="77777777" w:rsidR="00C74142" w:rsidRDefault="00C74142" w:rsidP="00C74142">
      <w:pPr>
        <w:pStyle w:val="ListParagraph"/>
        <w:numPr>
          <w:ilvl w:val="0"/>
          <w:numId w:val="34"/>
        </w:numPr>
        <w:spacing w:line="276" w:lineRule="auto"/>
        <w:ind w:left="1134" w:hanging="567"/>
        <w:contextualSpacing w:val="0"/>
        <w:jc w:val="both"/>
        <w:rPr>
          <w:rFonts w:ascii="Times New Roman" w:hAnsi="Times New Roman" w:cs="Times New Roman"/>
          <w:color w:val="000000"/>
          <w:sz w:val="24"/>
          <w:szCs w:val="24"/>
        </w:rPr>
      </w:pPr>
      <w:r w:rsidRPr="00056D91">
        <w:rPr>
          <w:rFonts w:ascii="Times New Roman" w:hAnsi="Times New Roman" w:cs="Times New Roman"/>
          <w:color w:val="000000"/>
          <w:sz w:val="24"/>
          <w:szCs w:val="24"/>
        </w:rPr>
        <w:t xml:space="preserve">Trường hợp Bên A có nhu cầu thay đổi số lượng nhân sự dẫn đến thay đổi Phí Dịch Vụ cố định tương ứng, hai Bên sẽ tiến hành ký phụ lục hợp đồng. Nếu Bên B không đồng ý sự thay đổi trên thì Bên A có quyền đơn phương chấm dứt Hợp </w:t>
      </w:r>
      <w:r>
        <w:rPr>
          <w:rFonts w:ascii="Times New Roman" w:hAnsi="Times New Roman" w:cs="Times New Roman"/>
          <w:color w:val="000000"/>
          <w:sz w:val="24"/>
          <w:szCs w:val="24"/>
        </w:rPr>
        <w:t>đ</w:t>
      </w:r>
      <w:r w:rsidRPr="00056D91">
        <w:rPr>
          <w:rFonts w:ascii="Times New Roman" w:hAnsi="Times New Roman" w:cs="Times New Roman"/>
          <w:color w:val="000000"/>
          <w:sz w:val="24"/>
          <w:szCs w:val="24"/>
        </w:rPr>
        <w:t xml:space="preserve">ồng mà không phải chịu bất cứ khoản phạt vi phạm, bồi thường thiệt hại nào. </w:t>
      </w:r>
    </w:p>
    <w:p w14:paraId="17591DBB" w14:textId="3DE6F0E1" w:rsidR="00C74142" w:rsidRDefault="00C74142" w:rsidP="00C74142">
      <w:pPr>
        <w:pStyle w:val="ListParagraph"/>
        <w:numPr>
          <w:ilvl w:val="0"/>
          <w:numId w:val="34"/>
        </w:numPr>
        <w:spacing w:line="276" w:lineRule="auto"/>
        <w:ind w:left="1134" w:hanging="567"/>
        <w:contextualSpacing w:val="0"/>
        <w:jc w:val="both"/>
        <w:rPr>
          <w:rFonts w:ascii="Times New Roman" w:hAnsi="Times New Roman" w:cs="Times New Roman"/>
          <w:color w:val="000000"/>
          <w:sz w:val="24"/>
          <w:szCs w:val="24"/>
        </w:rPr>
      </w:pPr>
      <w:r w:rsidRPr="00F62AC0">
        <w:rPr>
          <w:rFonts w:ascii="Times New Roman" w:hAnsi="Times New Roman" w:cs="Times New Roman"/>
          <w:color w:val="000000"/>
          <w:sz w:val="24"/>
          <w:szCs w:val="24"/>
        </w:rPr>
        <w:t>Trong trường hợp Bên A cần sự hỗ trợ khẩn cấp, Bên B cam kết bố trí thêm nhân sự khi nhận yêu cầu của Bên A (</w:t>
      </w:r>
      <w:r>
        <w:rPr>
          <w:rFonts w:ascii="Times New Roman" w:hAnsi="Times New Roman" w:cs="Times New Roman"/>
          <w:color w:val="000000"/>
          <w:sz w:val="24"/>
          <w:szCs w:val="24"/>
        </w:rPr>
        <w:t xml:space="preserve">thông báo hỗ trợ </w:t>
      </w:r>
      <w:r w:rsidRPr="00F62AC0">
        <w:rPr>
          <w:rFonts w:ascii="Times New Roman" w:hAnsi="Times New Roman" w:cs="Times New Roman"/>
          <w:color w:val="000000"/>
          <w:sz w:val="24"/>
          <w:szCs w:val="24"/>
        </w:rPr>
        <w:t xml:space="preserve">bằng </w:t>
      </w:r>
      <w:r>
        <w:rPr>
          <w:rFonts w:ascii="Times New Roman" w:hAnsi="Times New Roman" w:cs="Times New Roman"/>
          <w:color w:val="000000"/>
          <w:sz w:val="24"/>
          <w:szCs w:val="24"/>
        </w:rPr>
        <w:t>lời nói trực tiếp hoặc qua điện thoại</w:t>
      </w:r>
      <w:r w:rsidRPr="00F62AC0">
        <w:rPr>
          <w:rFonts w:ascii="Times New Roman" w:hAnsi="Times New Roman" w:cs="Times New Roman"/>
          <w:color w:val="000000"/>
          <w:sz w:val="24"/>
          <w:szCs w:val="24"/>
        </w:rPr>
        <w:t>/email/văn bản).</w:t>
      </w:r>
      <w:ins w:id="222" w:author="Thu HA" w:date="2026-04-13T13:25:00Z" w16du:dateUtc="2026-04-13T06:25:00Z">
        <w:r w:rsidR="00F65426">
          <w:rPr>
            <w:rFonts w:ascii="Times New Roman" w:hAnsi="Times New Roman" w:cs="Times New Roman"/>
            <w:color w:val="000000"/>
            <w:sz w:val="24"/>
            <w:szCs w:val="24"/>
            <w:lang w:val="vi-VN"/>
          </w:rPr>
          <w:t xml:space="preserve"> Phí dịch vụ được </w:t>
        </w:r>
      </w:ins>
      <w:ins w:id="223" w:author="Thu HA" w:date="2026-04-13T13:26:00Z" w16du:dateUtc="2026-04-13T06:26:00Z">
        <w:r w:rsidR="00F65426">
          <w:rPr>
            <w:rFonts w:ascii="Times New Roman" w:hAnsi="Times New Roman" w:cs="Times New Roman"/>
            <w:color w:val="000000"/>
            <w:sz w:val="24"/>
            <w:szCs w:val="24"/>
            <w:lang w:val="vi-VN"/>
          </w:rPr>
          <w:t>tính theo Phí dịch vụ tăng ca ngoài phương án.</w:t>
        </w:r>
      </w:ins>
    </w:p>
    <w:p w14:paraId="48599553" w14:textId="77777777" w:rsidR="00C74142" w:rsidRPr="0075087F" w:rsidRDefault="00C74142" w:rsidP="00C74142">
      <w:pPr>
        <w:pStyle w:val="ListParagraph"/>
        <w:numPr>
          <w:ilvl w:val="1"/>
          <w:numId w:val="7"/>
        </w:numPr>
        <w:spacing w:line="276" w:lineRule="auto"/>
        <w:ind w:left="567" w:hanging="567"/>
        <w:contextualSpacing w:val="0"/>
        <w:jc w:val="both"/>
        <w:rPr>
          <w:rFonts w:ascii="Times New Roman" w:hAnsi="Times New Roman" w:cs="Times New Roman"/>
          <w:b/>
          <w:color w:val="000000"/>
          <w:sz w:val="24"/>
          <w:szCs w:val="24"/>
          <w:lang w:val="nl-NL"/>
        </w:rPr>
      </w:pPr>
      <w:r w:rsidRPr="0075087F">
        <w:rPr>
          <w:rFonts w:ascii="Times New Roman" w:hAnsi="Times New Roman" w:cs="Times New Roman"/>
          <w:b/>
          <w:bCs/>
          <w:color w:val="000000"/>
          <w:sz w:val="24"/>
          <w:szCs w:val="24"/>
          <w:lang w:val="nl-NL"/>
        </w:rPr>
        <w:t xml:space="preserve">Phí </w:t>
      </w:r>
      <w:r>
        <w:rPr>
          <w:rFonts w:ascii="Times New Roman" w:hAnsi="Times New Roman" w:cs="Times New Roman"/>
          <w:b/>
          <w:bCs/>
          <w:color w:val="000000"/>
          <w:sz w:val="24"/>
          <w:szCs w:val="24"/>
          <w:lang w:val="nl-NL"/>
        </w:rPr>
        <w:t>D</w:t>
      </w:r>
      <w:r w:rsidRPr="0075087F">
        <w:rPr>
          <w:rFonts w:ascii="Times New Roman" w:hAnsi="Times New Roman" w:cs="Times New Roman"/>
          <w:b/>
          <w:bCs/>
          <w:color w:val="000000"/>
          <w:sz w:val="24"/>
          <w:szCs w:val="24"/>
          <w:lang w:val="nl-NL"/>
        </w:rPr>
        <w:t xml:space="preserve">ịch </w:t>
      </w:r>
      <w:r>
        <w:rPr>
          <w:rFonts w:ascii="Times New Roman" w:hAnsi="Times New Roman" w:cs="Times New Roman"/>
          <w:b/>
          <w:bCs/>
          <w:color w:val="000000"/>
          <w:sz w:val="24"/>
          <w:szCs w:val="24"/>
          <w:lang w:val="nl-NL"/>
        </w:rPr>
        <w:t>V</w:t>
      </w:r>
      <w:r w:rsidRPr="0075087F">
        <w:rPr>
          <w:rFonts w:ascii="Times New Roman" w:hAnsi="Times New Roman" w:cs="Times New Roman"/>
          <w:b/>
          <w:bCs/>
          <w:color w:val="000000"/>
          <w:sz w:val="24"/>
          <w:szCs w:val="24"/>
          <w:lang w:val="nl-NL"/>
        </w:rPr>
        <w:t>ụ tăng ca ngoài phương án:</w:t>
      </w:r>
    </w:p>
    <w:p w14:paraId="2FC25CAE" w14:textId="56B922E8" w:rsidR="00C74142" w:rsidRDefault="00B84BFF" w:rsidP="00C74142">
      <w:pPr>
        <w:spacing w:line="276" w:lineRule="auto"/>
        <w:ind w:firstLine="567"/>
        <w:jc w:val="both"/>
        <w:rPr>
          <w:rFonts w:ascii="Times New Roman" w:hAnsi="Times New Roman" w:cs="Times New Roman"/>
          <w:sz w:val="24"/>
          <w:szCs w:val="24"/>
        </w:rPr>
      </w:pPr>
      <w:ins w:id="224" w:author="Đào Thanh Minh" w:date="2025-12-22T11:30:00Z" w16du:dateUtc="2025-12-22T04:30:00Z">
        <w:r w:rsidRPr="00E82D55">
          <w:rPr>
            <w:rFonts w:ascii="Times New Roman" w:hAnsi="Times New Roman" w:cs="Times New Roman"/>
            <w:color w:val="000000" w:themeColor="text1"/>
            <w:sz w:val="24"/>
            <w:szCs w:val="24"/>
            <w:rPrChange w:id="225" w:author="Thu HA" w:date="2026-04-13T14:48:00Z" w16du:dateUtc="2026-04-13T07:48:00Z">
              <w:rPr>
                <w:rFonts w:ascii="Times New Roman" w:hAnsi="Times New Roman" w:cs="Times New Roman"/>
                <w:sz w:val="24"/>
                <w:szCs w:val="24"/>
              </w:rPr>
            </w:rPrChange>
          </w:rPr>
          <w:t>Trong trường hợp phát sinh ngoài các hạng mục theo hợp đồng và có sự yêu cầu từ Bên A thì</w:t>
        </w:r>
      </w:ins>
      <w:ins w:id="226" w:author="Đào Thanh Minh" w:date="2025-12-22T11:31:00Z" w16du:dateUtc="2025-12-22T04:31:00Z">
        <w:r w:rsidRPr="00E82D55">
          <w:rPr>
            <w:rFonts w:ascii="Times New Roman" w:hAnsi="Times New Roman" w:cs="Times New Roman"/>
            <w:color w:val="000000" w:themeColor="text1"/>
            <w:sz w:val="24"/>
            <w:szCs w:val="24"/>
            <w:rPrChange w:id="227" w:author="Thu HA" w:date="2026-04-13T14:48:00Z" w16du:dateUtc="2026-04-13T07:48:00Z">
              <w:rPr>
                <w:rFonts w:ascii="Times New Roman" w:hAnsi="Times New Roman" w:cs="Times New Roman"/>
                <w:sz w:val="24"/>
                <w:szCs w:val="24"/>
              </w:rPr>
            </w:rPrChange>
          </w:rPr>
          <w:t xml:space="preserve"> </w:t>
        </w:r>
      </w:ins>
      <w:r w:rsidR="00C74142">
        <w:rPr>
          <w:rFonts w:ascii="Times New Roman" w:hAnsi="Times New Roman" w:cs="Times New Roman"/>
          <w:sz w:val="24"/>
          <w:szCs w:val="24"/>
        </w:rPr>
        <w:t xml:space="preserve">Bên B có nghĩa vụ </w:t>
      </w:r>
      <w:r w:rsidR="00C74142" w:rsidRPr="0075087F">
        <w:rPr>
          <w:rFonts w:ascii="Times New Roman" w:hAnsi="Times New Roman" w:cs="Times New Roman"/>
          <w:sz w:val="24"/>
          <w:szCs w:val="24"/>
        </w:rPr>
        <w:t xml:space="preserve">cung cấp Nhân </w:t>
      </w:r>
      <w:r w:rsidR="00C74142">
        <w:rPr>
          <w:rFonts w:ascii="Times New Roman" w:hAnsi="Times New Roman" w:cs="Times New Roman"/>
          <w:sz w:val="24"/>
          <w:szCs w:val="24"/>
        </w:rPr>
        <w:t>V</w:t>
      </w:r>
      <w:r w:rsidR="00C74142" w:rsidRPr="0075087F">
        <w:rPr>
          <w:rFonts w:ascii="Times New Roman" w:hAnsi="Times New Roman" w:cs="Times New Roman"/>
          <w:sz w:val="24"/>
          <w:szCs w:val="24"/>
        </w:rPr>
        <w:t>iên làm ngoài thời gian làm việc</w:t>
      </w:r>
      <w:r w:rsidR="00C74142">
        <w:rPr>
          <w:rFonts w:ascii="Times New Roman" w:hAnsi="Times New Roman" w:cs="Times New Roman"/>
          <w:sz w:val="24"/>
          <w:szCs w:val="24"/>
        </w:rPr>
        <w:t xml:space="preserve"> tại khoản 3.3 Điều 3</w:t>
      </w:r>
      <w:r w:rsidR="00C74142" w:rsidRPr="0075087F">
        <w:rPr>
          <w:rFonts w:ascii="Times New Roman" w:hAnsi="Times New Roman" w:cs="Times New Roman"/>
          <w:sz w:val="24"/>
          <w:szCs w:val="24"/>
        </w:rPr>
        <w:t xml:space="preserve"> Hợp </w:t>
      </w:r>
      <w:r w:rsidR="00C74142">
        <w:rPr>
          <w:rFonts w:ascii="Times New Roman" w:hAnsi="Times New Roman" w:cs="Times New Roman"/>
          <w:sz w:val="24"/>
          <w:szCs w:val="24"/>
        </w:rPr>
        <w:t>đ</w:t>
      </w:r>
      <w:r w:rsidR="00C74142" w:rsidRPr="0075087F">
        <w:rPr>
          <w:rFonts w:ascii="Times New Roman" w:hAnsi="Times New Roman" w:cs="Times New Roman"/>
          <w:sz w:val="24"/>
          <w:szCs w:val="24"/>
        </w:rPr>
        <w:t xml:space="preserve">ồng này </w:t>
      </w:r>
      <w:r w:rsidR="00C74142">
        <w:rPr>
          <w:rFonts w:ascii="Times New Roman" w:hAnsi="Times New Roman" w:cs="Times New Roman"/>
          <w:sz w:val="24"/>
          <w:szCs w:val="24"/>
        </w:rPr>
        <w:t>nếu Bên A có yêu cầu. Bên A sẽ thanh toán Phí Dịch Vụ tăng ca cho Bên B</w:t>
      </w:r>
      <w:r w:rsidR="00C74142" w:rsidRPr="0075087F">
        <w:rPr>
          <w:rFonts w:ascii="Times New Roman" w:hAnsi="Times New Roman" w:cs="Times New Roman"/>
          <w:sz w:val="24"/>
          <w:szCs w:val="24"/>
        </w:rPr>
        <w:t xml:space="preserve"> tương ứng theo giờ thực tế làm thêm </w:t>
      </w:r>
      <w:r w:rsidR="00C74142">
        <w:rPr>
          <w:rFonts w:ascii="Times New Roman" w:hAnsi="Times New Roman" w:cs="Times New Roman"/>
          <w:sz w:val="24"/>
          <w:szCs w:val="24"/>
        </w:rPr>
        <w:t xml:space="preserve">với đơn giá </w:t>
      </w:r>
      <w:r w:rsidR="00C74142" w:rsidRPr="0075087F">
        <w:rPr>
          <w:rFonts w:ascii="Times New Roman" w:hAnsi="Times New Roman" w:cs="Times New Roman"/>
          <w:sz w:val="24"/>
          <w:szCs w:val="24"/>
        </w:rPr>
        <w:t xml:space="preserve">như sau:  </w:t>
      </w:r>
    </w:p>
    <w:p w14:paraId="4CF688E9" w14:textId="00D2B067" w:rsidR="00A86009" w:rsidDel="00DC73F3" w:rsidRDefault="00A86009" w:rsidP="00C74142">
      <w:pPr>
        <w:spacing w:line="276" w:lineRule="auto"/>
        <w:ind w:firstLine="567"/>
        <w:jc w:val="both"/>
        <w:rPr>
          <w:del w:id="228" w:author="ttclandm" w:date="2025-12-17T09:44:00Z"/>
          <w:rFonts w:ascii="Times New Roman" w:hAnsi="Times New Roman" w:cs="Times New Roman"/>
          <w:sz w:val="24"/>
          <w:szCs w:val="24"/>
        </w:rPr>
      </w:pPr>
    </w:p>
    <w:tbl>
      <w:tblPr>
        <w:tblW w:w="9590"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7"/>
        <w:gridCol w:w="2951"/>
        <w:gridCol w:w="3322"/>
      </w:tblGrid>
      <w:tr w:rsidR="00A86009" w:rsidRPr="00A86009" w14:paraId="2DD4F016" w14:textId="77777777" w:rsidTr="002E6860">
        <w:trPr>
          <w:trHeight w:val="576"/>
        </w:trPr>
        <w:tc>
          <w:tcPr>
            <w:tcW w:w="3317" w:type="dxa"/>
            <w:tcBorders>
              <w:left w:val="single" w:sz="6" w:space="0" w:color="000000"/>
            </w:tcBorders>
            <w:vAlign w:val="center"/>
          </w:tcPr>
          <w:p w14:paraId="2A3D79CA" w14:textId="77777777" w:rsidR="00A86009" w:rsidRPr="00A86009" w:rsidRDefault="00A86009" w:rsidP="001B0496">
            <w:pPr>
              <w:pBdr>
                <w:top w:val="nil"/>
                <w:left w:val="nil"/>
                <w:bottom w:val="nil"/>
                <w:right w:val="nil"/>
                <w:between w:val="nil"/>
              </w:pBdr>
              <w:jc w:val="center"/>
              <w:rPr>
                <w:rFonts w:ascii="Times New Roman" w:hAnsi="Times New Roman" w:cs="Times New Roman"/>
                <w:b/>
              </w:rPr>
            </w:pPr>
            <w:r w:rsidRPr="00A86009">
              <w:rPr>
                <w:rFonts w:ascii="Times New Roman" w:hAnsi="Times New Roman" w:cs="Times New Roman"/>
                <w:b/>
              </w:rPr>
              <w:t>Nội dung</w:t>
            </w:r>
          </w:p>
        </w:tc>
        <w:tc>
          <w:tcPr>
            <w:tcW w:w="2951" w:type="dxa"/>
            <w:tcBorders>
              <w:left w:val="single" w:sz="6" w:space="0" w:color="000000"/>
            </w:tcBorders>
            <w:vAlign w:val="center"/>
          </w:tcPr>
          <w:p w14:paraId="1375FD4C" w14:textId="77777777" w:rsidR="00A86009" w:rsidRPr="00A86009" w:rsidRDefault="00A86009" w:rsidP="001B0496">
            <w:pPr>
              <w:pBdr>
                <w:top w:val="nil"/>
                <w:left w:val="nil"/>
                <w:bottom w:val="nil"/>
                <w:right w:val="nil"/>
                <w:between w:val="nil"/>
              </w:pBdr>
              <w:jc w:val="center"/>
              <w:rPr>
                <w:rFonts w:ascii="Times New Roman" w:hAnsi="Times New Roman" w:cs="Times New Roman"/>
                <w:b/>
              </w:rPr>
            </w:pPr>
            <w:r w:rsidRPr="00A86009">
              <w:rPr>
                <w:rFonts w:ascii="Times New Roman" w:hAnsi="Times New Roman" w:cs="Times New Roman"/>
                <w:b/>
              </w:rPr>
              <w:t>Thời gian</w:t>
            </w:r>
          </w:p>
        </w:tc>
        <w:tc>
          <w:tcPr>
            <w:tcW w:w="3322" w:type="dxa"/>
            <w:vAlign w:val="center"/>
          </w:tcPr>
          <w:p w14:paraId="308307F4" w14:textId="77777777" w:rsidR="00A86009" w:rsidRPr="00A86009" w:rsidRDefault="00A86009" w:rsidP="001B0496">
            <w:pPr>
              <w:pBdr>
                <w:top w:val="nil"/>
                <w:left w:val="nil"/>
                <w:bottom w:val="nil"/>
                <w:right w:val="nil"/>
                <w:between w:val="nil"/>
              </w:pBdr>
              <w:jc w:val="center"/>
              <w:rPr>
                <w:rFonts w:ascii="Times New Roman" w:hAnsi="Times New Roman" w:cs="Times New Roman"/>
                <w:b/>
              </w:rPr>
            </w:pPr>
            <w:r w:rsidRPr="00A86009">
              <w:rPr>
                <w:rFonts w:ascii="Times New Roman" w:hAnsi="Times New Roman" w:cs="Times New Roman"/>
                <w:b/>
              </w:rPr>
              <w:t>Phí dịch vụ (Hệ số)</w:t>
            </w:r>
          </w:p>
        </w:tc>
      </w:tr>
      <w:tr w:rsidR="00A86009" w:rsidRPr="00A86009" w14:paraId="67A0BA9C" w14:textId="77777777" w:rsidTr="002E6860">
        <w:trPr>
          <w:trHeight w:val="263"/>
        </w:trPr>
        <w:tc>
          <w:tcPr>
            <w:tcW w:w="3317" w:type="dxa"/>
            <w:vMerge w:val="restart"/>
            <w:tcBorders>
              <w:left w:val="single" w:sz="6" w:space="0" w:color="000000"/>
            </w:tcBorders>
            <w:vAlign w:val="center"/>
          </w:tcPr>
          <w:p w14:paraId="5D0B4AAA" w14:textId="77777777" w:rsidR="00A86009" w:rsidRPr="00A86009" w:rsidRDefault="00A86009" w:rsidP="001B0496">
            <w:pPr>
              <w:pBdr>
                <w:top w:val="nil"/>
                <w:left w:val="nil"/>
                <w:bottom w:val="nil"/>
                <w:right w:val="nil"/>
                <w:between w:val="nil"/>
              </w:pBdr>
              <w:ind w:left="105"/>
              <w:jc w:val="center"/>
              <w:rPr>
                <w:rFonts w:ascii="Times New Roman" w:hAnsi="Times New Roman" w:cs="Times New Roman"/>
              </w:rPr>
            </w:pPr>
            <w:r w:rsidRPr="00A86009">
              <w:rPr>
                <w:rFonts w:ascii="Times New Roman" w:hAnsi="Times New Roman" w:cs="Times New Roman"/>
              </w:rPr>
              <w:t>Vệ sinh hàng ngày</w:t>
            </w:r>
          </w:p>
          <w:p w14:paraId="153C5153" w14:textId="77777777" w:rsidR="00A86009" w:rsidRPr="00A86009" w:rsidRDefault="00A86009" w:rsidP="001B0496">
            <w:pPr>
              <w:pBdr>
                <w:top w:val="nil"/>
                <w:left w:val="nil"/>
                <w:bottom w:val="nil"/>
                <w:right w:val="nil"/>
                <w:between w:val="nil"/>
              </w:pBdr>
              <w:ind w:left="105"/>
              <w:jc w:val="center"/>
              <w:rPr>
                <w:rFonts w:ascii="Times New Roman" w:hAnsi="Times New Roman" w:cs="Times New Roman"/>
                <w:i/>
              </w:rPr>
            </w:pPr>
          </w:p>
        </w:tc>
        <w:tc>
          <w:tcPr>
            <w:tcW w:w="2951" w:type="dxa"/>
            <w:tcBorders>
              <w:left w:val="single" w:sz="6" w:space="0" w:color="000000"/>
            </w:tcBorders>
            <w:vAlign w:val="center"/>
          </w:tcPr>
          <w:p w14:paraId="46089067" w14:textId="77777777" w:rsidR="00A86009" w:rsidRPr="00A86009" w:rsidRDefault="00A86009" w:rsidP="001B0496">
            <w:pPr>
              <w:pBdr>
                <w:top w:val="nil"/>
                <w:left w:val="nil"/>
                <w:bottom w:val="nil"/>
                <w:right w:val="nil"/>
                <w:between w:val="nil"/>
              </w:pBdr>
              <w:ind w:left="90"/>
              <w:jc w:val="center"/>
              <w:rPr>
                <w:rFonts w:ascii="Times New Roman" w:hAnsi="Times New Roman" w:cs="Times New Roman"/>
              </w:rPr>
            </w:pPr>
            <w:r w:rsidRPr="00A86009">
              <w:rPr>
                <w:rFonts w:ascii="Times New Roman" w:hAnsi="Times New Roman" w:cs="Times New Roman"/>
              </w:rPr>
              <w:t>Thêm giờ ngày thường</w:t>
            </w:r>
          </w:p>
        </w:tc>
        <w:tc>
          <w:tcPr>
            <w:tcW w:w="3322" w:type="dxa"/>
            <w:vAlign w:val="center"/>
          </w:tcPr>
          <w:p w14:paraId="5198A28C" w14:textId="77777777" w:rsidR="00A86009" w:rsidRPr="00A86009" w:rsidRDefault="00A86009" w:rsidP="001B0496">
            <w:pPr>
              <w:pBdr>
                <w:top w:val="nil"/>
                <w:left w:val="nil"/>
                <w:bottom w:val="nil"/>
                <w:right w:val="nil"/>
                <w:between w:val="nil"/>
              </w:pBdr>
              <w:jc w:val="center"/>
              <w:rPr>
                <w:rFonts w:ascii="Times New Roman" w:hAnsi="Times New Roman" w:cs="Times New Roman"/>
              </w:rPr>
            </w:pPr>
            <w:r w:rsidRPr="00A86009">
              <w:rPr>
                <w:rFonts w:ascii="Times New Roman" w:hAnsi="Times New Roman" w:cs="Times New Roman"/>
              </w:rPr>
              <w:t>1.5</w:t>
            </w:r>
          </w:p>
        </w:tc>
      </w:tr>
      <w:tr w:rsidR="00A86009" w:rsidRPr="00A86009" w14:paraId="7692B780" w14:textId="77777777" w:rsidTr="002E6860">
        <w:trPr>
          <w:trHeight w:val="293"/>
        </w:trPr>
        <w:tc>
          <w:tcPr>
            <w:tcW w:w="3317" w:type="dxa"/>
            <w:vMerge/>
            <w:tcBorders>
              <w:left w:val="single" w:sz="6" w:space="0" w:color="000000"/>
            </w:tcBorders>
            <w:vAlign w:val="center"/>
          </w:tcPr>
          <w:p w14:paraId="1C23E624" w14:textId="77777777" w:rsidR="00A86009" w:rsidRPr="00A86009" w:rsidRDefault="00A86009" w:rsidP="001B0496">
            <w:pPr>
              <w:pBdr>
                <w:top w:val="nil"/>
                <w:left w:val="nil"/>
                <w:bottom w:val="nil"/>
                <w:right w:val="nil"/>
                <w:between w:val="nil"/>
              </w:pBdr>
              <w:spacing w:line="276" w:lineRule="auto"/>
              <w:rPr>
                <w:rFonts w:ascii="Times New Roman" w:hAnsi="Times New Roman" w:cs="Times New Roman"/>
              </w:rPr>
            </w:pPr>
          </w:p>
        </w:tc>
        <w:tc>
          <w:tcPr>
            <w:tcW w:w="2951" w:type="dxa"/>
            <w:tcBorders>
              <w:left w:val="single" w:sz="6" w:space="0" w:color="000000"/>
            </w:tcBorders>
            <w:vAlign w:val="center"/>
          </w:tcPr>
          <w:p w14:paraId="2840A309" w14:textId="77777777" w:rsidR="00A86009" w:rsidRPr="00A86009" w:rsidRDefault="00A86009" w:rsidP="001B0496">
            <w:pPr>
              <w:pBdr>
                <w:top w:val="nil"/>
                <w:left w:val="nil"/>
                <w:bottom w:val="nil"/>
                <w:right w:val="nil"/>
                <w:between w:val="nil"/>
              </w:pBdr>
              <w:ind w:left="105"/>
              <w:jc w:val="center"/>
              <w:rPr>
                <w:rFonts w:ascii="Times New Roman" w:hAnsi="Times New Roman" w:cs="Times New Roman"/>
              </w:rPr>
            </w:pPr>
            <w:r w:rsidRPr="00A86009">
              <w:rPr>
                <w:rFonts w:ascii="Times New Roman" w:hAnsi="Times New Roman" w:cs="Times New Roman"/>
              </w:rPr>
              <w:t>Ngày Chủ nhật</w:t>
            </w:r>
          </w:p>
        </w:tc>
        <w:tc>
          <w:tcPr>
            <w:tcW w:w="3322" w:type="dxa"/>
            <w:vAlign w:val="center"/>
          </w:tcPr>
          <w:p w14:paraId="52BB4D56" w14:textId="77777777" w:rsidR="00A86009" w:rsidRPr="00A86009" w:rsidRDefault="00A86009" w:rsidP="001B0496">
            <w:pPr>
              <w:pBdr>
                <w:top w:val="nil"/>
                <w:left w:val="nil"/>
                <w:bottom w:val="nil"/>
                <w:right w:val="nil"/>
                <w:between w:val="nil"/>
              </w:pBdr>
              <w:jc w:val="center"/>
              <w:rPr>
                <w:rFonts w:ascii="Times New Roman" w:hAnsi="Times New Roman" w:cs="Times New Roman"/>
              </w:rPr>
            </w:pPr>
            <w:r w:rsidRPr="00A86009">
              <w:rPr>
                <w:rFonts w:ascii="Times New Roman" w:hAnsi="Times New Roman" w:cs="Times New Roman"/>
              </w:rPr>
              <w:t>2.0</w:t>
            </w:r>
          </w:p>
        </w:tc>
      </w:tr>
      <w:tr w:rsidR="00A86009" w:rsidRPr="00A86009" w14:paraId="26B6AE9E" w14:textId="77777777" w:rsidTr="002E6860">
        <w:trPr>
          <w:trHeight w:val="218"/>
        </w:trPr>
        <w:tc>
          <w:tcPr>
            <w:tcW w:w="3317" w:type="dxa"/>
            <w:vMerge/>
            <w:tcBorders>
              <w:left w:val="single" w:sz="6" w:space="0" w:color="000000"/>
            </w:tcBorders>
            <w:vAlign w:val="center"/>
          </w:tcPr>
          <w:p w14:paraId="7596B2D7" w14:textId="77777777" w:rsidR="00A86009" w:rsidRPr="00A86009" w:rsidRDefault="00A86009" w:rsidP="001B0496">
            <w:pPr>
              <w:pBdr>
                <w:top w:val="nil"/>
                <w:left w:val="nil"/>
                <w:bottom w:val="nil"/>
                <w:right w:val="nil"/>
                <w:between w:val="nil"/>
              </w:pBdr>
              <w:spacing w:line="276" w:lineRule="auto"/>
              <w:rPr>
                <w:rFonts w:ascii="Times New Roman" w:hAnsi="Times New Roman" w:cs="Times New Roman"/>
              </w:rPr>
            </w:pPr>
          </w:p>
        </w:tc>
        <w:tc>
          <w:tcPr>
            <w:tcW w:w="2951" w:type="dxa"/>
            <w:tcBorders>
              <w:left w:val="single" w:sz="6" w:space="0" w:color="000000"/>
            </w:tcBorders>
            <w:vAlign w:val="center"/>
          </w:tcPr>
          <w:p w14:paraId="3157E05C" w14:textId="77777777" w:rsidR="00A86009" w:rsidRPr="00A86009" w:rsidRDefault="00A86009" w:rsidP="001B0496">
            <w:pPr>
              <w:pBdr>
                <w:top w:val="nil"/>
                <w:left w:val="nil"/>
                <w:bottom w:val="nil"/>
                <w:right w:val="nil"/>
                <w:between w:val="nil"/>
              </w:pBdr>
              <w:ind w:left="105"/>
              <w:jc w:val="center"/>
              <w:rPr>
                <w:rFonts w:ascii="Times New Roman" w:hAnsi="Times New Roman" w:cs="Times New Roman"/>
              </w:rPr>
            </w:pPr>
            <w:r w:rsidRPr="00A86009">
              <w:rPr>
                <w:rFonts w:ascii="Times New Roman" w:hAnsi="Times New Roman" w:cs="Times New Roman"/>
              </w:rPr>
              <w:t>Ngày Lễ, Tết</w:t>
            </w:r>
          </w:p>
        </w:tc>
        <w:tc>
          <w:tcPr>
            <w:tcW w:w="3322" w:type="dxa"/>
            <w:vAlign w:val="center"/>
          </w:tcPr>
          <w:p w14:paraId="134705D0" w14:textId="77777777" w:rsidR="00A86009" w:rsidRPr="00A86009" w:rsidRDefault="00A86009" w:rsidP="001B0496">
            <w:pPr>
              <w:pBdr>
                <w:top w:val="nil"/>
                <w:left w:val="nil"/>
                <w:bottom w:val="nil"/>
                <w:right w:val="nil"/>
                <w:between w:val="nil"/>
              </w:pBdr>
              <w:jc w:val="center"/>
              <w:rPr>
                <w:rFonts w:ascii="Times New Roman" w:hAnsi="Times New Roman" w:cs="Times New Roman"/>
              </w:rPr>
            </w:pPr>
            <w:r w:rsidRPr="00A86009">
              <w:rPr>
                <w:rFonts w:ascii="Times New Roman" w:hAnsi="Times New Roman" w:cs="Times New Roman"/>
              </w:rPr>
              <w:t>3.0</w:t>
            </w:r>
          </w:p>
        </w:tc>
      </w:tr>
    </w:tbl>
    <w:p w14:paraId="51EA72A8" w14:textId="77777777" w:rsidR="00A86009" w:rsidRPr="0075087F" w:rsidRDefault="00A86009" w:rsidP="00C74142">
      <w:pPr>
        <w:spacing w:line="276" w:lineRule="auto"/>
        <w:ind w:firstLine="567"/>
        <w:jc w:val="both"/>
        <w:rPr>
          <w:rFonts w:ascii="Times New Roman" w:hAnsi="Times New Roman" w:cs="Times New Roman"/>
          <w:sz w:val="24"/>
          <w:szCs w:val="24"/>
        </w:rPr>
      </w:pPr>
    </w:p>
    <w:p w14:paraId="341042DB" w14:textId="77777777" w:rsidR="00C74142" w:rsidRPr="0075087F" w:rsidRDefault="00C74142" w:rsidP="00C74142">
      <w:pPr>
        <w:pStyle w:val="ListParagraph"/>
        <w:numPr>
          <w:ilvl w:val="1"/>
          <w:numId w:val="7"/>
        </w:numPr>
        <w:spacing w:line="276" w:lineRule="auto"/>
        <w:ind w:left="567" w:hanging="567"/>
        <w:contextualSpacing w:val="0"/>
        <w:jc w:val="both"/>
        <w:rPr>
          <w:rFonts w:ascii="Times New Roman" w:eastAsia="Arial Unicode MS" w:hAnsi="Times New Roman" w:cs="Times New Roman"/>
          <w:b/>
          <w:color w:val="000000"/>
          <w:sz w:val="24"/>
          <w:szCs w:val="24"/>
          <w:lang w:val="vi-VN"/>
        </w:rPr>
      </w:pPr>
      <w:r w:rsidRPr="0075087F">
        <w:rPr>
          <w:rFonts w:ascii="Times New Roman" w:hAnsi="Times New Roman" w:cs="Times New Roman"/>
          <w:b/>
          <w:bCs/>
          <w:color w:val="000000"/>
          <w:sz w:val="24"/>
          <w:szCs w:val="24"/>
          <w:lang w:val="nl-NL"/>
        </w:rPr>
        <w:t>Phí</w:t>
      </w:r>
      <w:r w:rsidRPr="0075087F">
        <w:rPr>
          <w:rFonts w:ascii="Times New Roman" w:eastAsia="Arial Unicode MS" w:hAnsi="Times New Roman" w:cs="Times New Roman"/>
          <w:b/>
          <w:color w:val="000000"/>
          <w:sz w:val="24"/>
          <w:szCs w:val="24"/>
          <w:lang w:val="vi-VN"/>
        </w:rPr>
        <w:t xml:space="preserve"> </w:t>
      </w:r>
      <w:r>
        <w:rPr>
          <w:rFonts w:ascii="Times New Roman" w:eastAsia="Arial Unicode MS" w:hAnsi="Times New Roman" w:cs="Times New Roman"/>
          <w:b/>
          <w:color w:val="000000"/>
          <w:sz w:val="24"/>
          <w:szCs w:val="24"/>
        </w:rPr>
        <w:t xml:space="preserve">Dịch Vụ </w:t>
      </w:r>
      <w:r w:rsidRPr="0075087F">
        <w:rPr>
          <w:rFonts w:ascii="Times New Roman" w:hAnsi="Times New Roman" w:cs="Times New Roman"/>
          <w:b/>
          <w:bCs/>
          <w:color w:val="000000"/>
          <w:sz w:val="24"/>
          <w:szCs w:val="24"/>
          <w:lang w:val="nl-NL"/>
        </w:rPr>
        <w:t>trên chưa bao gồm</w:t>
      </w:r>
      <w:r>
        <w:rPr>
          <w:rFonts w:ascii="Times New Roman" w:hAnsi="Times New Roman" w:cs="Times New Roman"/>
          <w:b/>
          <w:bCs/>
          <w:color w:val="000000"/>
          <w:sz w:val="24"/>
          <w:szCs w:val="24"/>
          <w:lang w:val="nl-NL"/>
        </w:rPr>
        <w:t>:</w:t>
      </w:r>
    </w:p>
    <w:p w14:paraId="6EE19E21" w14:textId="77777777" w:rsidR="00C74142" w:rsidRPr="00CE7DA3" w:rsidRDefault="00C74142" w:rsidP="00C74142">
      <w:pPr>
        <w:pStyle w:val="ListParagraph"/>
        <w:numPr>
          <w:ilvl w:val="2"/>
          <w:numId w:val="23"/>
        </w:numPr>
        <w:spacing w:line="276" w:lineRule="auto"/>
        <w:ind w:left="1134" w:hanging="567"/>
        <w:contextualSpacing w:val="0"/>
        <w:jc w:val="both"/>
        <w:rPr>
          <w:rFonts w:ascii="Times New Roman" w:eastAsia="Arial Unicode MS" w:hAnsi="Times New Roman" w:cs="Times New Roman"/>
          <w:sz w:val="24"/>
          <w:szCs w:val="24"/>
          <w:lang w:val="vi-VN"/>
        </w:rPr>
      </w:pPr>
      <w:r w:rsidRPr="00CE7DA3">
        <w:rPr>
          <w:rFonts w:ascii="Times New Roman" w:eastAsia="Arial Unicode MS" w:hAnsi="Times New Roman" w:cs="Times New Roman"/>
          <w:sz w:val="24"/>
          <w:szCs w:val="24"/>
          <w:lang w:val="vi-VN"/>
        </w:rPr>
        <w:t>Giấy vệ sinh, giấy lau tay;</w:t>
      </w:r>
    </w:p>
    <w:p w14:paraId="607C3845" w14:textId="77777777" w:rsidR="00C74142" w:rsidRPr="00CE7DA3" w:rsidRDefault="00C74142" w:rsidP="00C74142">
      <w:pPr>
        <w:pStyle w:val="ListParagraph"/>
        <w:numPr>
          <w:ilvl w:val="2"/>
          <w:numId w:val="23"/>
        </w:numPr>
        <w:spacing w:line="276" w:lineRule="auto"/>
        <w:ind w:left="1134" w:hanging="567"/>
        <w:contextualSpacing w:val="0"/>
        <w:jc w:val="both"/>
        <w:rPr>
          <w:rFonts w:ascii="Times New Roman" w:eastAsia="Arial Unicode MS" w:hAnsi="Times New Roman" w:cs="Times New Roman"/>
          <w:sz w:val="24"/>
          <w:szCs w:val="24"/>
          <w:lang w:val="vi-VN"/>
        </w:rPr>
      </w:pPr>
      <w:r w:rsidRPr="00CE7DA3">
        <w:rPr>
          <w:rFonts w:ascii="Times New Roman" w:eastAsia="Arial Unicode MS" w:hAnsi="Times New Roman" w:cs="Times New Roman"/>
          <w:sz w:val="24"/>
          <w:szCs w:val="24"/>
          <w:lang w:val="vi-VN"/>
        </w:rPr>
        <w:t>Thùng đựng rác, hộp đựng giấy;</w:t>
      </w:r>
    </w:p>
    <w:p w14:paraId="188798A5" w14:textId="77777777" w:rsidR="00C74142" w:rsidRPr="00CE7DA3" w:rsidRDefault="00C74142" w:rsidP="00C74142">
      <w:pPr>
        <w:pStyle w:val="ListParagraph"/>
        <w:numPr>
          <w:ilvl w:val="2"/>
          <w:numId w:val="23"/>
        </w:numPr>
        <w:spacing w:line="276" w:lineRule="auto"/>
        <w:ind w:left="1134" w:hanging="567"/>
        <w:contextualSpacing w:val="0"/>
        <w:jc w:val="both"/>
        <w:rPr>
          <w:rFonts w:ascii="Times New Roman" w:eastAsia="Arial Unicode MS" w:hAnsi="Times New Roman" w:cs="Times New Roman"/>
          <w:sz w:val="24"/>
          <w:szCs w:val="24"/>
          <w:lang w:val="vi-VN"/>
        </w:rPr>
      </w:pPr>
      <w:r w:rsidRPr="00CE7DA3">
        <w:rPr>
          <w:rFonts w:ascii="Times New Roman" w:eastAsia="Arial Unicode MS" w:hAnsi="Times New Roman" w:cs="Times New Roman"/>
          <w:sz w:val="24"/>
          <w:szCs w:val="24"/>
          <w:lang w:val="vi-VN"/>
        </w:rPr>
        <w:t>Bao đựng rác;</w:t>
      </w:r>
    </w:p>
    <w:p w14:paraId="24F7A2CC" w14:textId="77777777" w:rsidR="00C74142" w:rsidRPr="00CE7DA3" w:rsidRDefault="00C74142" w:rsidP="00C74142">
      <w:pPr>
        <w:pStyle w:val="ListParagraph"/>
        <w:numPr>
          <w:ilvl w:val="2"/>
          <w:numId w:val="23"/>
        </w:numPr>
        <w:spacing w:line="276" w:lineRule="auto"/>
        <w:ind w:left="1134" w:hanging="567"/>
        <w:contextualSpacing w:val="0"/>
        <w:jc w:val="both"/>
        <w:rPr>
          <w:rFonts w:ascii="Times New Roman" w:eastAsia="Arial Unicode MS" w:hAnsi="Times New Roman" w:cs="Times New Roman"/>
          <w:sz w:val="24"/>
          <w:szCs w:val="24"/>
          <w:lang w:val="vi-VN"/>
        </w:rPr>
      </w:pPr>
      <w:r w:rsidRPr="00CE7DA3">
        <w:rPr>
          <w:rFonts w:ascii="Times New Roman" w:eastAsia="Arial Unicode MS" w:hAnsi="Times New Roman" w:cs="Times New Roman"/>
          <w:sz w:val="24"/>
          <w:szCs w:val="24"/>
          <w:lang w:val="vi-VN"/>
        </w:rPr>
        <w:t>Xà bông rửa tay;</w:t>
      </w:r>
    </w:p>
    <w:p w14:paraId="4B2D3012" w14:textId="77777777" w:rsidR="00C74142" w:rsidRPr="0037707F" w:rsidRDefault="00C74142" w:rsidP="00C74142">
      <w:pPr>
        <w:pStyle w:val="ListParagraph"/>
        <w:numPr>
          <w:ilvl w:val="2"/>
          <w:numId w:val="23"/>
        </w:numPr>
        <w:spacing w:line="276" w:lineRule="auto"/>
        <w:ind w:left="1134" w:hanging="567"/>
        <w:contextualSpacing w:val="0"/>
        <w:jc w:val="both"/>
        <w:rPr>
          <w:rFonts w:ascii="Times New Roman" w:eastAsia="Arial Unicode MS" w:hAnsi="Times New Roman" w:cs="Times New Roman"/>
          <w:sz w:val="24"/>
          <w:szCs w:val="24"/>
          <w:lang w:val="vi-VN"/>
        </w:rPr>
      </w:pPr>
      <w:r w:rsidRPr="00CE7DA3">
        <w:rPr>
          <w:rFonts w:ascii="Times New Roman" w:eastAsia="Arial Unicode MS" w:hAnsi="Times New Roman" w:cs="Times New Roman"/>
          <w:sz w:val="24"/>
          <w:szCs w:val="24"/>
        </w:rPr>
        <w:lastRenderedPageBreak/>
        <w:t>Long não, xịt phòng, khử</w:t>
      </w:r>
      <w:r>
        <w:rPr>
          <w:rFonts w:ascii="Times New Roman" w:eastAsia="Arial Unicode MS" w:hAnsi="Times New Roman" w:cs="Times New Roman"/>
          <w:sz w:val="24"/>
          <w:szCs w:val="24"/>
        </w:rPr>
        <w:t xml:space="preserve"> mùi toilet;</w:t>
      </w:r>
    </w:p>
    <w:p w14:paraId="5F29DA5D" w14:textId="77777777" w:rsidR="00C74142" w:rsidRPr="0075087F" w:rsidRDefault="00C74142" w:rsidP="00C74142">
      <w:pPr>
        <w:pStyle w:val="ListParagraph"/>
        <w:numPr>
          <w:ilvl w:val="1"/>
          <w:numId w:val="7"/>
        </w:numPr>
        <w:spacing w:line="276" w:lineRule="auto"/>
        <w:ind w:left="567" w:hanging="567"/>
        <w:contextualSpacing w:val="0"/>
        <w:jc w:val="both"/>
        <w:rPr>
          <w:rFonts w:ascii="Times New Roman" w:eastAsia="Arial Unicode MS" w:hAnsi="Times New Roman" w:cs="Times New Roman"/>
          <w:b/>
          <w:color w:val="000000"/>
          <w:sz w:val="24"/>
          <w:szCs w:val="24"/>
        </w:rPr>
      </w:pPr>
      <w:r w:rsidRPr="0075087F">
        <w:rPr>
          <w:rFonts w:ascii="Times New Roman" w:hAnsi="Times New Roman" w:cs="Times New Roman"/>
          <w:b/>
          <w:bCs/>
          <w:color w:val="000000"/>
          <w:sz w:val="24"/>
          <w:szCs w:val="24"/>
          <w:lang w:val="nl-NL"/>
        </w:rPr>
        <w:t>Phí</w:t>
      </w:r>
      <w:r>
        <w:rPr>
          <w:rFonts w:ascii="Times New Roman" w:hAnsi="Times New Roman" w:cs="Times New Roman"/>
          <w:b/>
          <w:bCs/>
          <w:color w:val="000000"/>
          <w:sz w:val="24"/>
          <w:szCs w:val="24"/>
          <w:lang w:val="nl-NL"/>
        </w:rPr>
        <w:t xml:space="preserve"> Dịch Vụ</w:t>
      </w:r>
      <w:r w:rsidRPr="0075087F">
        <w:rPr>
          <w:rFonts w:ascii="Times New Roman" w:eastAsia="Arial Unicode MS" w:hAnsi="Times New Roman" w:cs="Times New Roman"/>
          <w:b/>
          <w:color w:val="000000"/>
          <w:sz w:val="24"/>
          <w:szCs w:val="24"/>
          <w:lang w:val="vi-VN"/>
        </w:rPr>
        <w:t xml:space="preserve"> </w:t>
      </w:r>
      <w:r w:rsidRPr="0075087F">
        <w:rPr>
          <w:rFonts w:ascii="Times New Roman" w:eastAsia="Arial Unicode MS" w:hAnsi="Times New Roman" w:cs="Times New Roman"/>
          <w:b/>
          <w:color w:val="000000"/>
          <w:sz w:val="24"/>
          <w:szCs w:val="24"/>
        </w:rPr>
        <w:t xml:space="preserve">trên </w:t>
      </w:r>
      <w:r w:rsidRPr="0075087F">
        <w:rPr>
          <w:rFonts w:ascii="Times New Roman" w:eastAsia="Arial Unicode MS" w:hAnsi="Times New Roman" w:cs="Times New Roman"/>
          <w:b/>
          <w:color w:val="000000"/>
          <w:sz w:val="24"/>
          <w:szCs w:val="24"/>
          <w:lang w:val="vi-VN"/>
        </w:rPr>
        <w:t>bao gồm:</w:t>
      </w:r>
    </w:p>
    <w:p w14:paraId="63AAFFBE" w14:textId="77777777" w:rsidR="00C74142" w:rsidRPr="0040290A" w:rsidRDefault="00C74142" w:rsidP="00C74142">
      <w:pPr>
        <w:pStyle w:val="ListParagraph"/>
        <w:numPr>
          <w:ilvl w:val="2"/>
          <w:numId w:val="24"/>
        </w:numPr>
        <w:spacing w:line="276" w:lineRule="auto"/>
        <w:ind w:left="1134" w:hanging="567"/>
        <w:contextualSpacing w:val="0"/>
        <w:jc w:val="both"/>
        <w:rPr>
          <w:rFonts w:ascii="Times New Roman" w:eastAsia="Arial Unicode MS" w:hAnsi="Times New Roman" w:cs="Times New Roman"/>
          <w:sz w:val="24"/>
          <w:szCs w:val="24"/>
          <w:lang w:val="vi-VN"/>
        </w:rPr>
      </w:pPr>
      <w:r w:rsidRPr="0040290A">
        <w:rPr>
          <w:rFonts w:ascii="Times New Roman" w:eastAsia="Arial Unicode MS" w:hAnsi="Times New Roman" w:cs="Times New Roman"/>
          <w:sz w:val="24"/>
          <w:szCs w:val="24"/>
          <w:lang w:val="vi-VN"/>
        </w:rPr>
        <w:t xml:space="preserve">Chi phí </w:t>
      </w:r>
      <w:r>
        <w:rPr>
          <w:rFonts w:ascii="Times New Roman" w:eastAsia="Arial Unicode MS" w:hAnsi="Times New Roman" w:cs="Times New Roman"/>
          <w:sz w:val="24"/>
          <w:szCs w:val="24"/>
        </w:rPr>
        <w:t xml:space="preserve">liên quan đến </w:t>
      </w:r>
      <w:r w:rsidRPr="0040290A">
        <w:rPr>
          <w:rFonts w:ascii="Times New Roman" w:eastAsia="Arial Unicode MS" w:hAnsi="Times New Roman" w:cs="Times New Roman"/>
          <w:sz w:val="24"/>
          <w:szCs w:val="24"/>
          <w:lang w:val="vi-VN"/>
        </w:rPr>
        <w:t>l</w:t>
      </w:r>
      <w:r w:rsidRPr="0040290A">
        <w:rPr>
          <w:rFonts w:ascii="Times New Roman" w:eastAsia="Arial Unicode MS" w:hAnsi="Times New Roman" w:cs="Times New Roman"/>
          <w:sz w:val="24"/>
          <w:szCs w:val="24"/>
          <w:lang w:val="vi-VN"/>
        </w:rPr>
        <w:softHyphen/>
        <w:t>ương</w:t>
      </w:r>
      <w:r>
        <w:rPr>
          <w:rFonts w:ascii="Times New Roman" w:eastAsia="Arial Unicode MS" w:hAnsi="Times New Roman" w:cs="Times New Roman"/>
          <w:sz w:val="24"/>
          <w:szCs w:val="24"/>
        </w:rPr>
        <w:t>, thưởng</w:t>
      </w:r>
      <w:r w:rsidRPr="0040290A">
        <w:rPr>
          <w:rFonts w:ascii="Times New Roman" w:eastAsia="Arial Unicode MS" w:hAnsi="Times New Roman" w:cs="Times New Roman"/>
          <w:sz w:val="24"/>
          <w:szCs w:val="24"/>
          <w:lang w:val="vi-VN"/>
        </w:rPr>
        <w:t xml:space="preserve"> cho </w:t>
      </w:r>
      <w:r>
        <w:rPr>
          <w:rFonts w:ascii="Times New Roman" w:eastAsia="Arial Unicode MS" w:hAnsi="Times New Roman" w:cs="Times New Roman"/>
          <w:sz w:val="24"/>
          <w:szCs w:val="24"/>
        </w:rPr>
        <w:t>N</w:t>
      </w:r>
      <w:r w:rsidRPr="0040290A">
        <w:rPr>
          <w:rFonts w:ascii="Times New Roman" w:eastAsia="Arial Unicode MS" w:hAnsi="Times New Roman" w:cs="Times New Roman"/>
          <w:sz w:val="24"/>
          <w:szCs w:val="24"/>
          <w:lang w:val="vi-VN"/>
        </w:rPr>
        <w:t xml:space="preserve">hân </w:t>
      </w:r>
      <w:r>
        <w:rPr>
          <w:rFonts w:ascii="Times New Roman" w:eastAsia="Arial Unicode MS" w:hAnsi="Times New Roman" w:cs="Times New Roman"/>
          <w:sz w:val="24"/>
          <w:szCs w:val="24"/>
        </w:rPr>
        <w:t>V</w:t>
      </w:r>
      <w:r w:rsidRPr="0040290A">
        <w:rPr>
          <w:rFonts w:ascii="Times New Roman" w:eastAsia="Arial Unicode MS" w:hAnsi="Times New Roman" w:cs="Times New Roman"/>
          <w:sz w:val="24"/>
          <w:szCs w:val="24"/>
          <w:lang w:val="vi-VN"/>
        </w:rPr>
        <w:t xml:space="preserve">iên </w:t>
      </w:r>
      <w:r>
        <w:rPr>
          <w:rFonts w:ascii="Times New Roman" w:eastAsia="Arial Unicode MS" w:hAnsi="Times New Roman" w:cs="Times New Roman"/>
          <w:sz w:val="24"/>
          <w:szCs w:val="24"/>
        </w:rPr>
        <w:t xml:space="preserve">trực Chủ Nhật, </w:t>
      </w:r>
      <w:r w:rsidRPr="0040290A">
        <w:rPr>
          <w:rFonts w:ascii="Times New Roman" w:eastAsia="Arial Unicode MS" w:hAnsi="Times New Roman" w:cs="Times New Roman"/>
          <w:sz w:val="24"/>
          <w:szCs w:val="24"/>
          <w:lang w:val="vi-VN"/>
        </w:rPr>
        <w:t>Lễ, Tết</w:t>
      </w:r>
      <w:r w:rsidRPr="0040290A">
        <w:rPr>
          <w:rFonts w:ascii="Times New Roman" w:eastAsia="Arial Unicode MS" w:hAnsi="Times New Roman" w:cs="Times New Roman"/>
          <w:sz w:val="24"/>
          <w:szCs w:val="24"/>
        </w:rPr>
        <w:t xml:space="preserve"> (bao gồm cả giám sát);</w:t>
      </w:r>
    </w:p>
    <w:p w14:paraId="322213AF" w14:textId="77777777" w:rsidR="00C74142" w:rsidRPr="0040290A" w:rsidRDefault="00C74142" w:rsidP="00C74142">
      <w:pPr>
        <w:pStyle w:val="ListParagraph"/>
        <w:numPr>
          <w:ilvl w:val="2"/>
          <w:numId w:val="24"/>
        </w:numPr>
        <w:spacing w:line="276" w:lineRule="auto"/>
        <w:ind w:left="1134" w:hanging="567"/>
        <w:contextualSpacing w:val="0"/>
        <w:jc w:val="both"/>
        <w:rPr>
          <w:rFonts w:ascii="Times New Roman" w:eastAsia="Arial Unicode MS" w:hAnsi="Times New Roman" w:cs="Times New Roman"/>
          <w:sz w:val="24"/>
          <w:szCs w:val="24"/>
          <w:lang w:val="vi-VN"/>
        </w:rPr>
      </w:pPr>
      <w:r>
        <w:rPr>
          <w:rFonts w:ascii="Times New Roman" w:eastAsia="Arial Unicode MS" w:hAnsi="Times New Roman" w:cs="Times New Roman"/>
          <w:sz w:val="24"/>
          <w:szCs w:val="24"/>
        </w:rPr>
        <w:t>Đ</w:t>
      </w:r>
      <w:r w:rsidRPr="0040290A">
        <w:rPr>
          <w:rFonts w:ascii="Times New Roman" w:eastAsia="Arial Unicode MS" w:hAnsi="Times New Roman" w:cs="Times New Roman"/>
          <w:sz w:val="24"/>
          <w:szCs w:val="24"/>
          <w:lang w:val="vi-VN"/>
        </w:rPr>
        <w:t xml:space="preserve">ồng phục, </w:t>
      </w:r>
      <w:r>
        <w:rPr>
          <w:rFonts w:ascii="Times New Roman" w:eastAsia="Arial Unicode MS" w:hAnsi="Times New Roman" w:cs="Times New Roman"/>
          <w:sz w:val="24"/>
          <w:szCs w:val="24"/>
        </w:rPr>
        <w:t xml:space="preserve">đồ </w:t>
      </w:r>
      <w:r w:rsidRPr="0040290A">
        <w:rPr>
          <w:rFonts w:ascii="Times New Roman" w:eastAsia="Arial Unicode MS" w:hAnsi="Times New Roman" w:cs="Times New Roman"/>
          <w:sz w:val="24"/>
          <w:szCs w:val="24"/>
          <w:lang w:val="vi-VN"/>
        </w:rPr>
        <w:t>bảo hộ lao động và an toàn lao động;</w:t>
      </w:r>
    </w:p>
    <w:p w14:paraId="6059FD7C" w14:textId="4F1C73B2" w:rsidR="00C74142" w:rsidRPr="0040290A" w:rsidRDefault="00C74142" w:rsidP="00C74142">
      <w:pPr>
        <w:pStyle w:val="ListParagraph"/>
        <w:numPr>
          <w:ilvl w:val="2"/>
          <w:numId w:val="24"/>
        </w:numPr>
        <w:spacing w:line="276" w:lineRule="auto"/>
        <w:ind w:left="1134" w:hanging="567"/>
        <w:contextualSpacing w:val="0"/>
        <w:jc w:val="both"/>
        <w:rPr>
          <w:rFonts w:ascii="Times New Roman" w:eastAsia="Arial Unicode MS" w:hAnsi="Times New Roman" w:cs="Times New Roman"/>
          <w:sz w:val="24"/>
          <w:szCs w:val="24"/>
          <w:lang w:val="vi-VN"/>
        </w:rPr>
      </w:pPr>
      <w:r w:rsidRPr="0040290A">
        <w:rPr>
          <w:rFonts w:ascii="Times New Roman" w:eastAsia="Arial Unicode MS" w:hAnsi="Times New Roman" w:cs="Times New Roman"/>
          <w:sz w:val="24"/>
          <w:szCs w:val="24"/>
          <w:lang w:val="vi-VN"/>
        </w:rPr>
        <w:t>Chi phí khấu hao thiết bị, máy móc phục vụ cho công việc làm sạch;</w:t>
      </w:r>
    </w:p>
    <w:p w14:paraId="775E60E0" w14:textId="1FB6E03A" w:rsidR="00C74142" w:rsidRPr="00394615" w:rsidRDefault="00C74142" w:rsidP="00C74142">
      <w:pPr>
        <w:pStyle w:val="ListParagraph"/>
        <w:numPr>
          <w:ilvl w:val="2"/>
          <w:numId w:val="24"/>
        </w:numPr>
        <w:spacing w:line="276" w:lineRule="auto"/>
        <w:ind w:left="1134" w:hanging="567"/>
        <w:contextualSpacing w:val="0"/>
        <w:jc w:val="both"/>
        <w:rPr>
          <w:rFonts w:ascii="Times New Roman" w:eastAsia="Arial Unicode MS" w:hAnsi="Times New Roman" w:cs="Times New Roman"/>
          <w:sz w:val="24"/>
          <w:szCs w:val="24"/>
          <w:lang w:val="vi-VN"/>
        </w:rPr>
      </w:pPr>
      <w:r w:rsidRPr="0040290A">
        <w:rPr>
          <w:rFonts w:ascii="Times New Roman" w:eastAsia="Arial Unicode MS" w:hAnsi="Times New Roman" w:cs="Times New Roman"/>
          <w:sz w:val="24"/>
          <w:szCs w:val="24"/>
          <w:lang w:val="vi-VN"/>
        </w:rPr>
        <w:t xml:space="preserve">Chi phí </w:t>
      </w:r>
      <w:r>
        <w:rPr>
          <w:rFonts w:ascii="Times New Roman" w:eastAsia="Arial Unicode MS" w:hAnsi="Times New Roman" w:cs="Times New Roman"/>
          <w:sz w:val="24"/>
          <w:szCs w:val="24"/>
        </w:rPr>
        <w:t xml:space="preserve">dụng cụ, vật liệu, </w:t>
      </w:r>
      <w:r w:rsidRPr="0040290A">
        <w:rPr>
          <w:rFonts w:ascii="Times New Roman" w:eastAsia="Arial Unicode MS" w:hAnsi="Times New Roman" w:cs="Times New Roman"/>
          <w:sz w:val="24"/>
          <w:szCs w:val="24"/>
          <w:lang w:val="vi-VN"/>
        </w:rPr>
        <w:t>hoá chất làm sạch</w:t>
      </w:r>
      <w:r w:rsidR="00A86009">
        <w:rPr>
          <w:rFonts w:ascii="Times New Roman" w:eastAsia="Arial Unicode MS" w:hAnsi="Times New Roman" w:cs="Times New Roman"/>
          <w:sz w:val="24"/>
          <w:szCs w:val="24"/>
        </w:rPr>
        <w:t xml:space="preserve"> </w:t>
      </w:r>
      <w:r w:rsidRPr="0040290A">
        <w:rPr>
          <w:rFonts w:ascii="Times New Roman" w:eastAsia="Arial Unicode MS" w:hAnsi="Times New Roman" w:cs="Times New Roman"/>
          <w:sz w:val="24"/>
          <w:szCs w:val="24"/>
          <w:lang w:val="vi-VN"/>
        </w:rPr>
        <w:t>hàng ngày</w:t>
      </w:r>
      <w:r>
        <w:rPr>
          <w:rFonts w:ascii="Times New Roman" w:eastAsia="Arial Unicode MS" w:hAnsi="Times New Roman" w:cs="Times New Roman"/>
          <w:sz w:val="24"/>
          <w:szCs w:val="24"/>
        </w:rPr>
        <w:t>;</w:t>
      </w:r>
    </w:p>
    <w:p w14:paraId="6C566D60" w14:textId="77777777" w:rsidR="00C74142" w:rsidRPr="0040290A" w:rsidRDefault="00C74142" w:rsidP="00A86009">
      <w:pPr>
        <w:pStyle w:val="ListParagraph"/>
        <w:numPr>
          <w:ilvl w:val="2"/>
          <w:numId w:val="24"/>
        </w:numPr>
        <w:spacing w:line="276" w:lineRule="auto"/>
        <w:ind w:left="1134" w:hanging="567"/>
        <w:contextualSpacing w:val="0"/>
        <w:jc w:val="both"/>
        <w:rPr>
          <w:rFonts w:ascii="Times New Roman" w:eastAsia="Arial Unicode MS" w:hAnsi="Times New Roman" w:cs="Times New Roman"/>
          <w:szCs w:val="24"/>
        </w:rPr>
      </w:pPr>
      <w:r w:rsidRPr="0040290A">
        <w:rPr>
          <w:rFonts w:ascii="Times New Roman" w:eastAsia="Arial Unicode MS" w:hAnsi="Times New Roman" w:cs="Times New Roman"/>
          <w:sz w:val="24"/>
          <w:szCs w:val="24"/>
          <w:lang w:val="vi-VN"/>
        </w:rPr>
        <w:t xml:space="preserve">Chi phí </w:t>
      </w:r>
      <w:r>
        <w:rPr>
          <w:rFonts w:ascii="Times New Roman" w:eastAsia="Arial Unicode MS" w:hAnsi="Times New Roman" w:cs="Times New Roman"/>
          <w:sz w:val="24"/>
          <w:szCs w:val="24"/>
        </w:rPr>
        <w:t>q</w:t>
      </w:r>
      <w:r w:rsidRPr="0040290A">
        <w:rPr>
          <w:rFonts w:ascii="Times New Roman" w:eastAsia="Arial Unicode MS" w:hAnsi="Times New Roman" w:cs="Times New Roman"/>
          <w:sz w:val="24"/>
          <w:szCs w:val="24"/>
          <w:lang w:val="vi-VN"/>
        </w:rPr>
        <w:t xml:space="preserve">uản lý </w:t>
      </w:r>
      <w:r>
        <w:rPr>
          <w:rFonts w:ascii="Times New Roman" w:eastAsia="Arial Unicode MS" w:hAnsi="Times New Roman" w:cs="Times New Roman"/>
          <w:sz w:val="24"/>
          <w:szCs w:val="24"/>
        </w:rPr>
        <w:t>của</w:t>
      </w:r>
      <w:r w:rsidRPr="0040290A">
        <w:rPr>
          <w:rFonts w:ascii="Times New Roman" w:eastAsia="Arial Unicode MS" w:hAnsi="Times New Roman" w:cs="Times New Roman"/>
          <w:sz w:val="24"/>
          <w:szCs w:val="24"/>
          <w:lang w:val="vi-VN"/>
        </w:rPr>
        <w:t xml:space="preserve"> </w:t>
      </w:r>
      <w:r>
        <w:rPr>
          <w:rFonts w:ascii="Times New Roman" w:eastAsia="Arial Unicode MS" w:hAnsi="Times New Roman" w:cs="Times New Roman"/>
          <w:sz w:val="24"/>
          <w:szCs w:val="24"/>
        </w:rPr>
        <w:t>Bên B</w:t>
      </w:r>
      <w:r w:rsidRPr="0040290A">
        <w:rPr>
          <w:rFonts w:ascii="Times New Roman" w:eastAsia="Arial Unicode MS" w:hAnsi="Times New Roman" w:cs="Times New Roman"/>
          <w:sz w:val="24"/>
          <w:szCs w:val="24"/>
          <w:lang w:val="vi-VN"/>
        </w:rPr>
        <w:t>.</w:t>
      </w:r>
    </w:p>
    <w:p w14:paraId="4AAEDEA1" w14:textId="77777777" w:rsidR="00C74142" w:rsidRPr="0075087F" w:rsidRDefault="00C74142" w:rsidP="00C74142">
      <w:pPr>
        <w:pStyle w:val="ListParagraph"/>
        <w:numPr>
          <w:ilvl w:val="1"/>
          <w:numId w:val="7"/>
        </w:numPr>
        <w:spacing w:line="276" w:lineRule="auto"/>
        <w:ind w:left="567" w:hanging="567"/>
        <w:contextualSpacing w:val="0"/>
        <w:jc w:val="both"/>
        <w:rPr>
          <w:rFonts w:ascii="Times New Roman" w:hAnsi="Times New Roman" w:cs="Times New Roman"/>
          <w:b/>
          <w:sz w:val="24"/>
          <w:szCs w:val="24"/>
        </w:rPr>
      </w:pPr>
      <w:r w:rsidRPr="0075087F">
        <w:rPr>
          <w:rFonts w:ascii="Times New Roman" w:hAnsi="Times New Roman" w:cs="Times New Roman"/>
          <w:b/>
          <w:sz w:val="24"/>
          <w:szCs w:val="24"/>
        </w:rPr>
        <w:t>Phương thức thanh toán:</w:t>
      </w:r>
    </w:p>
    <w:p w14:paraId="319FAFEA" w14:textId="3466DEC1" w:rsidR="00C74142" w:rsidRPr="00056D91" w:rsidRDefault="00C74142" w:rsidP="00C74142">
      <w:pPr>
        <w:pStyle w:val="ListParagraph"/>
        <w:numPr>
          <w:ilvl w:val="0"/>
          <w:numId w:val="26"/>
        </w:numPr>
        <w:spacing w:line="276" w:lineRule="auto"/>
        <w:ind w:left="1134" w:hanging="567"/>
        <w:contextualSpacing w:val="0"/>
        <w:jc w:val="both"/>
        <w:rPr>
          <w:rFonts w:ascii="Times New Roman" w:hAnsi="Times New Roman" w:cs="Times New Roman"/>
          <w:sz w:val="24"/>
          <w:szCs w:val="24"/>
          <w:lang w:val="nl-NL"/>
        </w:rPr>
      </w:pPr>
      <w:r w:rsidRPr="00F70383">
        <w:rPr>
          <w:rFonts w:ascii="Times New Roman" w:hAnsi="Times New Roman" w:cs="Times New Roman"/>
          <w:spacing w:val="-6"/>
          <w:sz w:val="24"/>
          <w:szCs w:val="24"/>
          <w:lang w:val="nl-NL"/>
        </w:rPr>
        <w:t xml:space="preserve">Bên A sẽ thanh toán bằng chuyển khoản cho Bên B trong </w:t>
      </w:r>
      <w:r w:rsidRPr="00F65426">
        <w:rPr>
          <w:rFonts w:ascii="Times New Roman" w:hAnsi="Times New Roman" w:cs="Times New Roman"/>
          <w:spacing w:val="-6"/>
          <w:sz w:val="24"/>
          <w:szCs w:val="24"/>
          <w:lang w:val="nl-NL"/>
        </w:rPr>
        <w:t xml:space="preserve">vòng </w:t>
      </w:r>
      <w:del w:id="229" w:author="ttclandm" w:date="2025-12-17T09:45:00Z">
        <w:r w:rsidRPr="00F65426" w:rsidDel="00EE43CA">
          <w:rPr>
            <w:rFonts w:ascii="Times New Roman" w:hAnsi="Times New Roman" w:cs="Times New Roman"/>
            <w:spacing w:val="-6"/>
            <w:sz w:val="24"/>
            <w:szCs w:val="24"/>
            <w:lang w:val="nl-NL"/>
          </w:rPr>
          <w:delText xml:space="preserve">15 </w:delText>
        </w:r>
      </w:del>
      <w:ins w:id="230" w:author="ttclandm" w:date="2025-12-17T09:45:00Z">
        <w:r w:rsidR="00EE43CA" w:rsidRPr="00F65426">
          <w:rPr>
            <w:rFonts w:ascii="Times New Roman" w:hAnsi="Times New Roman" w:cs="Times New Roman"/>
            <w:spacing w:val="-6"/>
            <w:sz w:val="24"/>
            <w:szCs w:val="24"/>
            <w:lang w:val="nl-NL"/>
            <w:rPrChange w:id="231" w:author="Thu HA" w:date="2026-04-13T13:28:00Z" w16du:dateUtc="2026-04-13T06:28:00Z">
              <w:rPr>
                <w:rFonts w:ascii="Times New Roman" w:hAnsi="Times New Roman" w:cs="Times New Roman"/>
                <w:spacing w:val="-6"/>
                <w:sz w:val="24"/>
                <w:szCs w:val="24"/>
                <w:highlight w:val="yellow"/>
                <w:lang w:val="nl-NL"/>
              </w:rPr>
            </w:rPrChange>
          </w:rPr>
          <w:t>30</w:t>
        </w:r>
        <w:r w:rsidR="00EE43CA" w:rsidRPr="00F65426">
          <w:rPr>
            <w:rFonts w:ascii="Times New Roman" w:hAnsi="Times New Roman" w:cs="Times New Roman"/>
            <w:spacing w:val="-6"/>
            <w:sz w:val="24"/>
            <w:szCs w:val="24"/>
            <w:lang w:val="nl-NL"/>
          </w:rPr>
          <w:t xml:space="preserve"> </w:t>
        </w:r>
      </w:ins>
      <w:r w:rsidRPr="00F65426">
        <w:rPr>
          <w:rFonts w:ascii="Times New Roman" w:hAnsi="Times New Roman" w:cs="Times New Roman"/>
          <w:spacing w:val="-6"/>
          <w:sz w:val="24"/>
          <w:szCs w:val="24"/>
          <w:lang w:val="nl-NL"/>
        </w:rPr>
        <w:t>(</w:t>
      </w:r>
      <w:del w:id="232" w:author="ttclandm" w:date="2025-12-17T09:45:00Z">
        <w:r w:rsidRPr="00F65426" w:rsidDel="00EE43CA">
          <w:rPr>
            <w:rFonts w:ascii="Times New Roman" w:hAnsi="Times New Roman" w:cs="Times New Roman"/>
            <w:spacing w:val="-6"/>
            <w:sz w:val="24"/>
            <w:szCs w:val="24"/>
            <w:lang w:val="nl-NL"/>
          </w:rPr>
          <w:delText>mười lăm</w:delText>
        </w:r>
      </w:del>
      <w:ins w:id="233" w:author="ttclandm" w:date="2025-12-17T09:45:00Z">
        <w:r w:rsidR="00EE43CA" w:rsidRPr="00F65426">
          <w:rPr>
            <w:rFonts w:ascii="Times New Roman" w:hAnsi="Times New Roman" w:cs="Times New Roman"/>
            <w:spacing w:val="-6"/>
            <w:sz w:val="24"/>
            <w:szCs w:val="24"/>
            <w:lang w:val="nl-NL"/>
            <w:rPrChange w:id="234" w:author="Thu HA" w:date="2026-04-13T13:28:00Z" w16du:dateUtc="2026-04-13T06:28:00Z">
              <w:rPr>
                <w:rFonts w:ascii="Times New Roman" w:hAnsi="Times New Roman" w:cs="Times New Roman"/>
                <w:spacing w:val="-6"/>
                <w:sz w:val="24"/>
                <w:szCs w:val="24"/>
                <w:highlight w:val="yellow"/>
                <w:lang w:val="nl-NL"/>
              </w:rPr>
            </w:rPrChange>
          </w:rPr>
          <w:t>ba mươi</w:t>
        </w:r>
      </w:ins>
      <w:r w:rsidRPr="00F65426">
        <w:rPr>
          <w:rFonts w:ascii="Times New Roman" w:hAnsi="Times New Roman" w:cs="Times New Roman"/>
          <w:spacing w:val="-6"/>
          <w:sz w:val="24"/>
          <w:szCs w:val="24"/>
          <w:lang w:val="nl-NL"/>
        </w:rPr>
        <w:t>)</w:t>
      </w:r>
      <w:ins w:id="235" w:author="Thu HA" w:date="2026-04-13T13:28:00Z" w16du:dateUtc="2026-04-13T06:28:00Z">
        <w:r w:rsidR="00F65426">
          <w:rPr>
            <w:rFonts w:ascii="Times New Roman" w:hAnsi="Times New Roman" w:cs="Times New Roman"/>
            <w:spacing w:val="-6"/>
            <w:sz w:val="24"/>
            <w:szCs w:val="24"/>
            <w:lang w:val="vi-VN"/>
          </w:rPr>
          <w:t xml:space="preserve"> – 45 (bốn mươi lăm)</w:t>
        </w:r>
      </w:ins>
      <w:r w:rsidRPr="00F70383">
        <w:rPr>
          <w:rFonts w:ascii="Times New Roman" w:hAnsi="Times New Roman" w:cs="Times New Roman"/>
          <w:spacing w:val="-6"/>
          <w:sz w:val="24"/>
          <w:szCs w:val="24"/>
          <w:lang w:val="nl-NL"/>
        </w:rPr>
        <w:t xml:space="preserve"> ngày làm việc sau khi </w:t>
      </w:r>
      <w:r w:rsidR="00DB1BDE">
        <w:rPr>
          <w:rFonts w:ascii="Times New Roman" w:hAnsi="Times New Roman" w:cs="Times New Roman"/>
          <w:spacing w:val="-6"/>
          <w:sz w:val="24"/>
          <w:szCs w:val="24"/>
          <w:lang w:val="nl-NL"/>
        </w:rPr>
        <w:t xml:space="preserve">nhận </w:t>
      </w:r>
      <w:ins w:id="236" w:author="ttclandm" w:date="2025-12-17T09:45:00Z">
        <w:r w:rsidR="00EE43CA">
          <w:rPr>
            <w:rFonts w:ascii="Times New Roman" w:hAnsi="Times New Roman" w:cs="Times New Roman"/>
            <w:spacing w:val="-6"/>
            <w:sz w:val="24"/>
            <w:szCs w:val="24"/>
            <w:lang w:val="nl-NL"/>
          </w:rPr>
          <w:t xml:space="preserve">đầy đủ </w:t>
        </w:r>
      </w:ins>
      <w:r w:rsidR="00DB1BDE">
        <w:rPr>
          <w:rFonts w:ascii="Times New Roman" w:hAnsi="Times New Roman" w:cs="Times New Roman"/>
          <w:spacing w:val="-6"/>
          <w:sz w:val="24"/>
          <w:szCs w:val="24"/>
          <w:lang w:val="nl-NL"/>
        </w:rPr>
        <w:t>hồ sơ t</w:t>
      </w:r>
      <w:ins w:id="237" w:author="ttclandm" w:date="2025-12-17T09:45:00Z">
        <w:r w:rsidR="00EE43CA">
          <w:rPr>
            <w:rFonts w:ascii="Times New Roman" w:hAnsi="Times New Roman" w:cs="Times New Roman"/>
            <w:spacing w:val="-6"/>
            <w:sz w:val="24"/>
            <w:szCs w:val="24"/>
            <w:lang w:val="nl-NL"/>
          </w:rPr>
          <w:t>hanh</w:t>
        </w:r>
      </w:ins>
      <w:del w:id="238" w:author="ttclandm" w:date="2025-12-17T09:45:00Z">
        <w:r w:rsidR="00DB1BDE" w:rsidDel="00EE43CA">
          <w:rPr>
            <w:rFonts w:ascii="Times New Roman" w:hAnsi="Times New Roman" w:cs="Times New Roman"/>
            <w:spacing w:val="-6"/>
            <w:sz w:val="24"/>
            <w:szCs w:val="24"/>
            <w:lang w:val="nl-NL"/>
          </w:rPr>
          <w:delText>nah</w:delText>
        </w:r>
      </w:del>
      <w:r w:rsidR="00DB1BDE">
        <w:rPr>
          <w:rFonts w:ascii="Times New Roman" w:hAnsi="Times New Roman" w:cs="Times New Roman"/>
          <w:spacing w:val="-6"/>
          <w:sz w:val="24"/>
          <w:szCs w:val="24"/>
          <w:lang w:val="nl-NL"/>
        </w:rPr>
        <w:t xml:space="preserve"> toán từ</w:t>
      </w:r>
      <w:r w:rsidRPr="00F70383">
        <w:rPr>
          <w:rFonts w:ascii="Times New Roman" w:hAnsi="Times New Roman" w:cs="Times New Roman"/>
          <w:spacing w:val="-6"/>
          <w:sz w:val="24"/>
          <w:szCs w:val="24"/>
          <w:lang w:val="nl-NL"/>
        </w:rPr>
        <w:t xml:space="preserve"> Bên </w:t>
      </w:r>
      <w:r w:rsidR="00DB1BDE">
        <w:rPr>
          <w:rFonts w:ascii="Times New Roman" w:hAnsi="Times New Roman" w:cs="Times New Roman"/>
          <w:spacing w:val="-6"/>
          <w:sz w:val="24"/>
          <w:szCs w:val="24"/>
          <w:lang w:val="nl-NL"/>
        </w:rPr>
        <w:t>B</w:t>
      </w:r>
      <w:r w:rsidRPr="00056D91">
        <w:rPr>
          <w:rFonts w:ascii="Times New Roman" w:hAnsi="Times New Roman" w:cs="Times New Roman"/>
          <w:sz w:val="24"/>
          <w:szCs w:val="24"/>
          <w:lang w:val="nl-NL"/>
        </w:rPr>
        <w:t xml:space="preserve">. </w:t>
      </w:r>
    </w:p>
    <w:p w14:paraId="562C6D49" w14:textId="77777777" w:rsidR="00C74142" w:rsidRPr="0075087F" w:rsidRDefault="00C74142" w:rsidP="00C74142">
      <w:pPr>
        <w:pStyle w:val="ListParagraph"/>
        <w:numPr>
          <w:ilvl w:val="0"/>
          <w:numId w:val="26"/>
        </w:numPr>
        <w:spacing w:line="276" w:lineRule="auto"/>
        <w:ind w:left="1134" w:hanging="567"/>
        <w:contextualSpacing w:val="0"/>
        <w:jc w:val="both"/>
        <w:rPr>
          <w:rFonts w:ascii="Times New Roman" w:hAnsi="Times New Roman" w:cs="Times New Roman"/>
          <w:sz w:val="24"/>
          <w:szCs w:val="24"/>
          <w:lang w:val="nl-NL"/>
        </w:rPr>
      </w:pPr>
      <w:r>
        <w:rPr>
          <w:rFonts w:ascii="Times New Roman" w:hAnsi="Times New Roman" w:cs="Times New Roman"/>
          <w:sz w:val="24"/>
          <w:szCs w:val="24"/>
          <w:lang w:val="nl-NL"/>
        </w:rPr>
        <w:t>Đồng tiền thanh toán: Việt Nam đồng</w:t>
      </w:r>
      <w:r w:rsidRPr="0075087F">
        <w:rPr>
          <w:rFonts w:ascii="Times New Roman" w:hAnsi="Times New Roman" w:cs="Times New Roman"/>
          <w:sz w:val="24"/>
          <w:szCs w:val="24"/>
          <w:lang w:val="nl-NL"/>
        </w:rPr>
        <w:t>.</w:t>
      </w:r>
    </w:p>
    <w:p w14:paraId="01697C17" w14:textId="77777777" w:rsidR="00C74142" w:rsidRDefault="00C74142" w:rsidP="00C74142">
      <w:pPr>
        <w:pStyle w:val="ListParagraph"/>
        <w:numPr>
          <w:ilvl w:val="0"/>
          <w:numId w:val="26"/>
        </w:numPr>
        <w:spacing w:line="276" w:lineRule="auto"/>
        <w:ind w:left="1134" w:hanging="567"/>
        <w:contextualSpacing w:val="0"/>
        <w:jc w:val="both"/>
        <w:rPr>
          <w:rFonts w:ascii="Times New Roman" w:hAnsi="Times New Roman" w:cs="Times New Roman"/>
          <w:sz w:val="24"/>
          <w:szCs w:val="24"/>
          <w:lang w:val="nl-NL"/>
        </w:rPr>
      </w:pPr>
      <w:r>
        <w:rPr>
          <w:rFonts w:ascii="Times New Roman" w:hAnsi="Times New Roman" w:cs="Times New Roman"/>
          <w:sz w:val="24"/>
          <w:szCs w:val="24"/>
          <w:lang w:val="nl-NL"/>
        </w:rPr>
        <w:t xml:space="preserve">Phương thức thanh toán: </w:t>
      </w:r>
      <w:r w:rsidRPr="0075087F">
        <w:rPr>
          <w:rFonts w:ascii="Times New Roman" w:hAnsi="Times New Roman" w:cs="Times New Roman"/>
          <w:sz w:val="24"/>
          <w:szCs w:val="24"/>
          <w:lang w:val="nl-NL"/>
        </w:rPr>
        <w:t xml:space="preserve">chuyển khoản (phí chuyển khoản do Bên A chịu) vào tài khoản ngân hàng của Bên B như phần đầu Hợp </w:t>
      </w:r>
      <w:r>
        <w:rPr>
          <w:rFonts w:ascii="Times New Roman" w:hAnsi="Times New Roman" w:cs="Times New Roman"/>
          <w:sz w:val="24"/>
          <w:szCs w:val="24"/>
          <w:lang w:val="nl-NL"/>
        </w:rPr>
        <w:t>đ</w:t>
      </w:r>
      <w:r w:rsidRPr="0075087F">
        <w:rPr>
          <w:rFonts w:ascii="Times New Roman" w:hAnsi="Times New Roman" w:cs="Times New Roman"/>
          <w:sz w:val="24"/>
          <w:szCs w:val="24"/>
          <w:lang w:val="nl-NL"/>
        </w:rPr>
        <w:t>ồng</w:t>
      </w:r>
      <w:r>
        <w:rPr>
          <w:rFonts w:ascii="Times New Roman" w:hAnsi="Times New Roman" w:cs="Times New Roman"/>
          <w:sz w:val="24"/>
          <w:szCs w:val="24"/>
          <w:lang w:val="nl-NL"/>
        </w:rPr>
        <w:t>.</w:t>
      </w:r>
      <w:r w:rsidRPr="0075087F">
        <w:rPr>
          <w:rFonts w:ascii="Times New Roman" w:hAnsi="Times New Roman" w:cs="Times New Roman"/>
          <w:sz w:val="24"/>
          <w:szCs w:val="24"/>
          <w:lang w:val="nl-NL"/>
        </w:rPr>
        <w:t xml:space="preserve"> </w:t>
      </w:r>
    </w:p>
    <w:p w14:paraId="46CA276B" w14:textId="682462B8" w:rsidR="00C74142" w:rsidRPr="0075087F" w:rsidRDefault="00C74142" w:rsidP="00C74142">
      <w:pPr>
        <w:pStyle w:val="ListParagraph"/>
        <w:numPr>
          <w:ilvl w:val="0"/>
          <w:numId w:val="26"/>
        </w:numPr>
        <w:spacing w:line="276" w:lineRule="auto"/>
        <w:ind w:left="1134" w:hanging="567"/>
        <w:contextualSpacing w:val="0"/>
        <w:jc w:val="both"/>
        <w:rPr>
          <w:rFonts w:ascii="Times New Roman" w:hAnsi="Times New Roman" w:cs="Times New Roman"/>
          <w:sz w:val="24"/>
          <w:szCs w:val="24"/>
          <w:lang w:val="nl-NL"/>
        </w:rPr>
      </w:pPr>
      <w:r>
        <w:rPr>
          <w:rFonts w:ascii="Times New Roman" w:hAnsi="Times New Roman" w:cs="Times New Roman"/>
          <w:sz w:val="24"/>
          <w:szCs w:val="24"/>
          <w:lang w:val="nl-NL"/>
        </w:rPr>
        <w:t xml:space="preserve">Từ ngày 01 đến ngày 05 hàng tháng, Bên B phải gửi đầy đủ bộ hồ sơ thanh toán cho Bên A để làm cơ sở thanh toán. </w:t>
      </w:r>
      <w:del w:id="239" w:author="Thu HA" w:date="2026-04-13T13:29:00Z" w16du:dateUtc="2026-04-13T06:29:00Z">
        <w:r w:rsidDel="00F65426">
          <w:rPr>
            <w:rFonts w:ascii="Times New Roman" w:hAnsi="Times New Roman" w:cs="Times New Roman"/>
            <w:sz w:val="24"/>
            <w:szCs w:val="24"/>
            <w:lang w:val="nl-NL"/>
          </w:rPr>
          <w:delText>Bộ h</w:delText>
        </w:r>
      </w:del>
      <w:ins w:id="240" w:author="Thu HA" w:date="2026-04-13T13:29:00Z" w16du:dateUtc="2026-04-13T06:29:00Z">
        <w:r w:rsidR="00F65426">
          <w:rPr>
            <w:rFonts w:ascii="Times New Roman" w:hAnsi="Times New Roman" w:cs="Times New Roman"/>
            <w:sz w:val="24"/>
            <w:szCs w:val="24"/>
            <w:lang w:val="nl-NL"/>
          </w:rPr>
          <w:t>H</w:t>
        </w:r>
      </w:ins>
      <w:r>
        <w:rPr>
          <w:rFonts w:ascii="Times New Roman" w:hAnsi="Times New Roman" w:cs="Times New Roman"/>
          <w:sz w:val="24"/>
          <w:szCs w:val="24"/>
          <w:lang w:val="nl-NL"/>
        </w:rPr>
        <w:t>ồ sơ thanh toán</w:t>
      </w:r>
      <w:r w:rsidRPr="0075087F">
        <w:rPr>
          <w:rFonts w:ascii="Times New Roman" w:hAnsi="Times New Roman" w:cs="Times New Roman"/>
          <w:sz w:val="24"/>
          <w:szCs w:val="24"/>
          <w:lang w:val="nl-NL"/>
        </w:rPr>
        <w:t xml:space="preserve"> </w:t>
      </w:r>
      <w:r>
        <w:rPr>
          <w:rFonts w:ascii="Times New Roman" w:hAnsi="Times New Roman" w:cs="Times New Roman"/>
          <w:sz w:val="24"/>
          <w:szCs w:val="24"/>
          <w:lang w:val="nl-NL"/>
        </w:rPr>
        <w:t>bao gồm</w:t>
      </w:r>
      <w:r w:rsidRPr="0075087F">
        <w:rPr>
          <w:rFonts w:ascii="Times New Roman" w:hAnsi="Times New Roman" w:cs="Times New Roman"/>
          <w:sz w:val="24"/>
          <w:szCs w:val="24"/>
          <w:lang w:val="nl-NL"/>
        </w:rPr>
        <w:t>:</w:t>
      </w:r>
    </w:p>
    <w:p w14:paraId="5456FC07" w14:textId="4CD8E02A" w:rsidR="00C74142" w:rsidRPr="0075087F" w:rsidRDefault="00C74142" w:rsidP="00C74142">
      <w:pPr>
        <w:numPr>
          <w:ilvl w:val="0"/>
          <w:numId w:val="27"/>
        </w:numPr>
        <w:spacing w:line="276" w:lineRule="auto"/>
        <w:ind w:left="1701" w:hanging="567"/>
        <w:jc w:val="both"/>
        <w:rPr>
          <w:rFonts w:ascii="Times New Roman" w:hAnsi="Times New Roman" w:cs="Times New Roman"/>
          <w:sz w:val="24"/>
          <w:szCs w:val="24"/>
        </w:rPr>
      </w:pPr>
      <w:r w:rsidRPr="0075087F">
        <w:rPr>
          <w:rFonts w:ascii="Times New Roman" w:hAnsi="Times New Roman" w:cs="Times New Roman"/>
          <w:sz w:val="24"/>
          <w:szCs w:val="24"/>
        </w:rPr>
        <w:t>Thư đề nghị thanh toán</w:t>
      </w:r>
      <w:ins w:id="241" w:author="Thu HA" w:date="2026-04-13T13:29:00Z" w16du:dateUtc="2026-04-13T06:29:00Z">
        <w:r w:rsidR="00F65426">
          <w:rPr>
            <w:rFonts w:ascii="Times New Roman" w:hAnsi="Times New Roman" w:cs="Times New Roman"/>
            <w:sz w:val="24"/>
            <w:szCs w:val="24"/>
            <w:lang w:val="vi-VN"/>
          </w:rPr>
          <w:t xml:space="preserve"> (có chữ ký xác nhận của người đại diện </w:t>
        </w:r>
      </w:ins>
      <w:ins w:id="242" w:author="Thu HA" w:date="2026-04-13T13:30:00Z" w16du:dateUtc="2026-04-13T06:30:00Z">
        <w:r w:rsidR="00F65426">
          <w:rPr>
            <w:rFonts w:ascii="Times New Roman" w:hAnsi="Times New Roman" w:cs="Times New Roman"/>
            <w:sz w:val="24"/>
            <w:szCs w:val="24"/>
            <w:lang w:val="vi-VN"/>
          </w:rPr>
          <w:t>hợp pháp và đóng dấu)</w:t>
        </w:r>
      </w:ins>
      <w:r>
        <w:rPr>
          <w:rFonts w:ascii="Times New Roman" w:hAnsi="Times New Roman" w:cs="Times New Roman"/>
          <w:sz w:val="24"/>
          <w:szCs w:val="24"/>
        </w:rPr>
        <w:t>;</w:t>
      </w:r>
      <w:r w:rsidRPr="0075087F">
        <w:rPr>
          <w:rFonts w:ascii="Times New Roman" w:hAnsi="Times New Roman" w:cs="Times New Roman"/>
          <w:sz w:val="24"/>
          <w:szCs w:val="24"/>
        </w:rPr>
        <w:t xml:space="preserve"> </w:t>
      </w:r>
    </w:p>
    <w:p w14:paraId="280F7AC7" w14:textId="77777777" w:rsidR="00C74142" w:rsidRPr="0075087F" w:rsidRDefault="00C74142" w:rsidP="00C74142">
      <w:pPr>
        <w:numPr>
          <w:ilvl w:val="0"/>
          <w:numId w:val="27"/>
        </w:numPr>
        <w:spacing w:line="276" w:lineRule="auto"/>
        <w:ind w:left="1701" w:hanging="567"/>
        <w:jc w:val="both"/>
        <w:rPr>
          <w:rFonts w:ascii="Times New Roman" w:hAnsi="Times New Roman" w:cs="Times New Roman"/>
          <w:sz w:val="24"/>
          <w:szCs w:val="24"/>
        </w:rPr>
      </w:pPr>
      <w:r w:rsidRPr="0075087F">
        <w:rPr>
          <w:rFonts w:ascii="Times New Roman" w:hAnsi="Times New Roman" w:cs="Times New Roman"/>
          <w:sz w:val="24"/>
          <w:szCs w:val="24"/>
        </w:rPr>
        <w:t>Hóa đơn GTGT hợp lệ do Bên B phát hành</w:t>
      </w:r>
      <w:r>
        <w:rPr>
          <w:rFonts w:ascii="Times New Roman" w:hAnsi="Times New Roman" w:cs="Times New Roman"/>
          <w:sz w:val="24"/>
          <w:szCs w:val="24"/>
        </w:rPr>
        <w:t>;</w:t>
      </w:r>
    </w:p>
    <w:p w14:paraId="31540993" w14:textId="5161A79A" w:rsidR="00C74142" w:rsidRDefault="00C74142" w:rsidP="00C74142">
      <w:pPr>
        <w:numPr>
          <w:ilvl w:val="0"/>
          <w:numId w:val="27"/>
        </w:numPr>
        <w:spacing w:line="276" w:lineRule="auto"/>
        <w:ind w:left="1701" w:hanging="567"/>
        <w:jc w:val="both"/>
        <w:rPr>
          <w:ins w:id="243" w:author="ttclandm" w:date="2025-12-17T09:47:00Z"/>
          <w:rFonts w:ascii="Times New Roman" w:hAnsi="Times New Roman" w:cs="Times New Roman"/>
          <w:sz w:val="24"/>
          <w:szCs w:val="24"/>
        </w:rPr>
      </w:pPr>
      <w:r w:rsidRPr="00056D91">
        <w:rPr>
          <w:rFonts w:ascii="Times New Roman" w:hAnsi="Times New Roman" w:cs="Times New Roman"/>
          <w:sz w:val="24"/>
          <w:szCs w:val="24"/>
        </w:rPr>
        <w:t xml:space="preserve">Bảng chấm công (có xác nhận của </w:t>
      </w:r>
      <w:r w:rsidR="00DB1BDE">
        <w:rPr>
          <w:rFonts w:ascii="Times New Roman" w:hAnsi="Times New Roman" w:cs="Times New Roman"/>
          <w:sz w:val="24"/>
          <w:szCs w:val="24"/>
        </w:rPr>
        <w:t>Bên A</w:t>
      </w:r>
      <w:r w:rsidRPr="00056D91">
        <w:rPr>
          <w:rFonts w:ascii="Times New Roman" w:hAnsi="Times New Roman" w:cs="Times New Roman"/>
          <w:sz w:val="24"/>
          <w:szCs w:val="24"/>
        </w:rPr>
        <w:t>).</w:t>
      </w:r>
    </w:p>
    <w:p w14:paraId="2E3D9562" w14:textId="3DA521A1" w:rsidR="00694A22" w:rsidRPr="00F65426" w:rsidRDefault="00694A22" w:rsidP="00C74142">
      <w:pPr>
        <w:numPr>
          <w:ilvl w:val="0"/>
          <w:numId w:val="27"/>
        </w:numPr>
        <w:spacing w:line="276" w:lineRule="auto"/>
        <w:ind w:left="1701" w:hanging="567"/>
        <w:jc w:val="both"/>
        <w:rPr>
          <w:ins w:id="244" w:author="Thu HA" w:date="2026-04-13T13:30:00Z" w16du:dateUtc="2026-04-13T06:30:00Z"/>
          <w:rFonts w:ascii="Times New Roman" w:hAnsi="Times New Roman" w:cs="Times New Roman"/>
          <w:sz w:val="24"/>
          <w:szCs w:val="24"/>
          <w:rPrChange w:id="245" w:author="Thu HA" w:date="2026-04-13T13:30:00Z" w16du:dateUtc="2026-04-13T06:30:00Z">
            <w:rPr>
              <w:ins w:id="246" w:author="Thu HA" w:date="2026-04-13T13:30:00Z" w16du:dateUtc="2026-04-13T06:30:00Z"/>
              <w:rFonts w:ascii="Times New Roman" w:hAnsi="Times New Roman" w:cs="Times New Roman"/>
              <w:sz w:val="24"/>
              <w:szCs w:val="24"/>
              <w:lang w:val="vi-VN"/>
            </w:rPr>
          </w:rPrChange>
        </w:rPr>
      </w:pPr>
      <w:ins w:id="247" w:author="ttclandm" w:date="2025-12-17T09:47:00Z">
        <w:r w:rsidRPr="00F65426">
          <w:rPr>
            <w:rFonts w:ascii="Times New Roman" w:hAnsi="Times New Roman" w:cs="Times New Roman"/>
            <w:sz w:val="24"/>
            <w:szCs w:val="24"/>
          </w:rPr>
          <w:t>Bảng nghiệm thu đánh giá chất lượng công việc tháng.</w:t>
        </w:r>
      </w:ins>
    </w:p>
    <w:p w14:paraId="78AB5E10" w14:textId="4673F18D" w:rsidR="00F65426" w:rsidRPr="00F65426" w:rsidRDefault="00F65426" w:rsidP="00C74142">
      <w:pPr>
        <w:numPr>
          <w:ilvl w:val="0"/>
          <w:numId w:val="27"/>
        </w:numPr>
        <w:spacing w:line="276" w:lineRule="auto"/>
        <w:ind w:left="1701" w:hanging="567"/>
        <w:jc w:val="both"/>
        <w:rPr>
          <w:rFonts w:ascii="Times New Roman" w:hAnsi="Times New Roman" w:cs="Times New Roman"/>
          <w:sz w:val="24"/>
          <w:szCs w:val="24"/>
        </w:rPr>
      </w:pPr>
      <w:ins w:id="248" w:author="Thu HA" w:date="2026-04-13T13:30:00Z" w16du:dateUtc="2026-04-13T06:30:00Z">
        <w:r>
          <w:rPr>
            <w:rFonts w:ascii="Times New Roman" w:hAnsi="Times New Roman" w:cs="Times New Roman"/>
            <w:sz w:val="24"/>
            <w:szCs w:val="24"/>
            <w:lang w:val="vi-VN"/>
          </w:rPr>
          <w:t xml:space="preserve">Biên bản hoàn thành công việc hàng </w:t>
        </w:r>
      </w:ins>
      <w:ins w:id="249" w:author="Thu HA" w:date="2026-04-13T13:31:00Z" w16du:dateUtc="2026-04-13T06:31:00Z">
        <w:r>
          <w:rPr>
            <w:rFonts w:ascii="Times New Roman" w:hAnsi="Times New Roman" w:cs="Times New Roman"/>
            <w:sz w:val="24"/>
            <w:szCs w:val="24"/>
            <w:lang w:val="vi-VN"/>
          </w:rPr>
          <w:t>tháng</w:t>
        </w:r>
      </w:ins>
    </w:p>
    <w:p w14:paraId="00001E4E" w14:textId="77777777" w:rsidR="00C74142" w:rsidRPr="00BD4686" w:rsidRDefault="00C74142" w:rsidP="00C74142">
      <w:pPr>
        <w:pStyle w:val="ListParagraph"/>
        <w:numPr>
          <w:ilvl w:val="0"/>
          <w:numId w:val="26"/>
        </w:numPr>
        <w:spacing w:after="200" w:line="276" w:lineRule="auto"/>
        <w:ind w:left="1170" w:hanging="630"/>
        <w:contextualSpacing w:val="0"/>
        <w:rPr>
          <w:rFonts w:ascii="Times New Roman" w:hAnsi="Times New Roman" w:cs="Times New Roman"/>
          <w:bCs/>
          <w:sz w:val="24"/>
          <w:szCs w:val="24"/>
        </w:rPr>
      </w:pPr>
      <w:r w:rsidRPr="00BD4686">
        <w:rPr>
          <w:rFonts w:ascii="Times New Roman" w:hAnsi="Times New Roman" w:cs="Times New Roman"/>
          <w:bCs/>
          <w:sz w:val="24"/>
          <w:szCs w:val="24"/>
        </w:rPr>
        <w:t>Nếu có những vấn đề cần làm rõ thêm, việc làm rõ thêm sẽ được hoàn tất trong vòng 07 (bảy) ngày kể từ ngày nhận được bản cứng bộ hồ sơ thanh toán. Trong một số trường hợp tùy thuộc hoàn cảnh thực tế, Bên A có thể chậm thanh toán nhưng không quá 30 (ba mươi) ngày làm việc kể từ ngày đến hạn thanh toán.</w:t>
      </w:r>
    </w:p>
    <w:p w14:paraId="1F9737E8" w14:textId="2E9574C2" w:rsidR="00C74142" w:rsidRPr="00912CFE" w:rsidRDefault="00C74142" w:rsidP="00C74142">
      <w:pPr>
        <w:pStyle w:val="ListParagraph"/>
        <w:numPr>
          <w:ilvl w:val="0"/>
          <w:numId w:val="26"/>
        </w:numPr>
        <w:spacing w:line="276" w:lineRule="auto"/>
        <w:ind w:left="1134" w:hanging="567"/>
        <w:contextualSpacing w:val="0"/>
        <w:jc w:val="both"/>
        <w:rPr>
          <w:rFonts w:ascii="Times New Roman" w:hAnsi="Times New Roman" w:cs="Times New Roman"/>
          <w:bCs/>
          <w:spacing w:val="-4"/>
          <w:sz w:val="24"/>
          <w:szCs w:val="24"/>
        </w:rPr>
      </w:pPr>
      <w:r w:rsidRPr="00912CFE">
        <w:rPr>
          <w:rFonts w:ascii="Times New Roman" w:hAnsi="Times New Roman" w:cs="Times New Roman"/>
          <w:bCs/>
          <w:sz w:val="24"/>
          <w:szCs w:val="24"/>
        </w:rPr>
        <w:t>Trường hợp trong tháng Bên B phát sinh lỗi vi phạm theo Khoản 9.1 Điều 9 Hợp đồng và/</w:t>
      </w:r>
      <w:ins w:id="250" w:author="Thu HA" w:date="2026-04-13T13:31:00Z" w16du:dateUtc="2026-04-13T06:31:00Z">
        <w:r w:rsidR="00F65426">
          <w:rPr>
            <w:rFonts w:ascii="Times New Roman" w:hAnsi="Times New Roman" w:cs="Times New Roman"/>
            <w:bCs/>
            <w:sz w:val="24"/>
            <w:szCs w:val="24"/>
            <w:lang w:val="vi-VN"/>
          </w:rPr>
          <w:t xml:space="preserve"> </w:t>
        </w:r>
      </w:ins>
      <w:r w:rsidRPr="00912CFE">
        <w:rPr>
          <w:rFonts w:ascii="Times New Roman" w:hAnsi="Times New Roman" w:cs="Times New Roman"/>
          <w:bCs/>
          <w:sz w:val="24"/>
          <w:szCs w:val="24"/>
        </w:rPr>
        <w:t xml:space="preserve">hoặc nghĩa vụ bồi thường thì Bên B phải thanh toán số tiền phạt, tiền bồi thường trong vòng 07 (bảy) ngày kể từ ngày Bên A gửi thông báo. Bên A chỉ thanh toán Phí Dịch Vụ tháng đó sau khi Bên B đã hoàn tất thanh toán tiền phạt, tiền bồi thường. Hết thời hạn 07 (bảy) ngày kể từ ngày phát sinh nghĩa vụ thanh toán phạt hợp đồng hoặc bồi thường thiệt hại mà Bên B vẫn chưa hoàn tất thanh toán thì Bên A được quyền cấn trừ tiền phạt, tiền bồi thường vào Phí dịch vụ trả cho Bên B. </w:t>
      </w:r>
    </w:p>
    <w:p w14:paraId="07488126" w14:textId="16A3F3D9" w:rsidR="00C74142" w:rsidRPr="00965EB8" w:rsidRDefault="00C74142" w:rsidP="00C74142">
      <w:pPr>
        <w:pStyle w:val="ListParagraph"/>
        <w:numPr>
          <w:ilvl w:val="0"/>
          <w:numId w:val="26"/>
        </w:numPr>
        <w:spacing w:line="276" w:lineRule="auto"/>
        <w:ind w:left="1134" w:hanging="567"/>
        <w:contextualSpacing w:val="0"/>
        <w:jc w:val="both"/>
        <w:rPr>
          <w:rFonts w:ascii="Times New Roman" w:hAnsi="Times New Roman" w:cs="Times New Roman"/>
          <w:bCs/>
          <w:spacing w:val="-4"/>
          <w:sz w:val="24"/>
          <w:szCs w:val="24"/>
        </w:rPr>
      </w:pPr>
      <w:r w:rsidRPr="00965EB8">
        <w:rPr>
          <w:rFonts w:ascii="Times New Roman" w:hAnsi="Times New Roman" w:cs="Times New Roman"/>
          <w:spacing w:val="-4"/>
          <w:sz w:val="24"/>
          <w:szCs w:val="24"/>
          <w:lang w:val="nl-NL"/>
        </w:rPr>
        <w:t>Trường hợp không đủ số lượng nhân sự theo quy định tại Điều 3 Hợp Đồng và/</w:t>
      </w:r>
      <w:ins w:id="251" w:author="Thu HA" w:date="2026-04-13T13:31:00Z" w16du:dateUtc="2026-04-13T06:31:00Z">
        <w:r w:rsidR="00F65426">
          <w:rPr>
            <w:rFonts w:ascii="Times New Roman" w:hAnsi="Times New Roman" w:cs="Times New Roman"/>
            <w:spacing w:val="-4"/>
            <w:sz w:val="24"/>
            <w:szCs w:val="24"/>
            <w:lang w:val="vi-VN"/>
          </w:rPr>
          <w:t xml:space="preserve"> </w:t>
        </w:r>
      </w:ins>
      <w:r w:rsidRPr="00965EB8">
        <w:rPr>
          <w:rFonts w:ascii="Times New Roman" w:hAnsi="Times New Roman" w:cs="Times New Roman"/>
          <w:spacing w:val="-4"/>
          <w:sz w:val="24"/>
          <w:szCs w:val="24"/>
          <w:lang w:val="nl-NL"/>
        </w:rPr>
        <w:t>hoặc thực hiện Dịch Vụ không đủ số ngày của tháng</w:t>
      </w:r>
      <w:r w:rsidRPr="004B7A95">
        <w:rPr>
          <w:rFonts w:ascii="Times New Roman" w:hAnsi="Times New Roman" w:cs="Times New Roman"/>
          <w:spacing w:val="-4"/>
          <w:sz w:val="24"/>
          <w:szCs w:val="24"/>
          <w:lang w:val="nl-NL"/>
        </w:rPr>
        <w:t xml:space="preserve"> </w:t>
      </w:r>
      <w:r w:rsidRPr="00965EB8">
        <w:rPr>
          <w:rFonts w:ascii="Times New Roman" w:hAnsi="Times New Roman" w:cs="Times New Roman"/>
          <w:spacing w:val="-4"/>
          <w:sz w:val="24"/>
          <w:szCs w:val="24"/>
          <w:lang w:val="nl-NL"/>
        </w:rPr>
        <w:t xml:space="preserve">dương lịch </w:t>
      </w:r>
      <w:r>
        <w:rPr>
          <w:rFonts w:ascii="Times New Roman" w:hAnsi="Times New Roman" w:cs="Times New Roman"/>
          <w:spacing w:val="-4"/>
          <w:sz w:val="24"/>
          <w:szCs w:val="24"/>
          <w:lang w:val="nl-NL"/>
        </w:rPr>
        <w:t xml:space="preserve">(trừ trường hợp Khoản 6.21 Điều 6 Hợp đồng này) </w:t>
      </w:r>
      <w:r w:rsidRPr="00965EB8">
        <w:rPr>
          <w:rFonts w:ascii="Times New Roman" w:hAnsi="Times New Roman" w:cs="Times New Roman"/>
          <w:spacing w:val="-4"/>
          <w:sz w:val="24"/>
          <w:szCs w:val="24"/>
          <w:lang w:val="nl-NL"/>
        </w:rPr>
        <w:t>thì Phí Dịch Vụ sẽ được tính như sau:</w:t>
      </w:r>
      <w:r>
        <w:rPr>
          <w:rFonts w:ascii="Times New Roman" w:hAnsi="Times New Roman" w:cs="Times New Roman"/>
          <w:spacing w:val="-4"/>
          <w:sz w:val="24"/>
          <w:szCs w:val="24"/>
          <w:lang w:val="nl-NL"/>
        </w:rPr>
        <w:t xml:space="preserve"> </w:t>
      </w:r>
    </w:p>
    <w:p w14:paraId="038F431C" w14:textId="77777777" w:rsidR="00C74142" w:rsidRPr="0080244D" w:rsidRDefault="00C74142" w:rsidP="00C74142">
      <w:pPr>
        <w:pStyle w:val="ListParagraph"/>
        <w:spacing w:after="80"/>
        <w:ind w:left="1134"/>
        <w:jc w:val="both"/>
        <w:rPr>
          <w:rFonts w:ascii="Times New Roman" w:hAnsi="Times New Roman" w:cs="Times New Roman"/>
          <w:bCs/>
          <w:spacing w:val="-8"/>
          <w:sz w:val="24"/>
          <w:szCs w:val="24"/>
        </w:rPr>
      </w:pPr>
      <w:r w:rsidRPr="00F65426">
        <w:rPr>
          <w:rFonts w:ascii="Times New Roman" w:hAnsi="Times New Roman" w:cs="Times New Roman"/>
          <w:bCs/>
          <w:spacing w:val="-8"/>
          <w:sz w:val="24"/>
          <w:szCs w:val="24"/>
        </w:rPr>
        <w:t xml:space="preserve">Phí Dịch Vụ = </w:t>
      </w:r>
      <m:oMath>
        <m:f>
          <m:fPr>
            <m:ctrlPr>
              <w:rPr>
                <w:rFonts w:ascii="Cambria Math" w:hAnsi="Cambria Math" w:cs="Times New Roman"/>
                <w:bCs/>
                <w:i/>
                <w:spacing w:val="-8"/>
                <w:sz w:val="30"/>
                <w:szCs w:val="30"/>
              </w:rPr>
            </m:ctrlPr>
          </m:fPr>
          <m:num>
            <m:r>
              <m:rPr>
                <m:sty m:val="p"/>
              </m:rPr>
              <w:rPr>
                <w:rFonts w:ascii="Cambria Math" w:hAnsi="Cambria Math" w:cs="Times New Roman" w:hint="eastAsia"/>
                <w:spacing w:val="-8"/>
                <w:sz w:val="30"/>
                <w:szCs w:val="30"/>
              </w:rPr>
              <m:t>Đơ</m:t>
            </m:r>
            <m:r>
              <m:rPr>
                <m:sty m:val="p"/>
              </m:rPr>
              <w:rPr>
                <w:rFonts w:ascii="Cambria Math" w:hAnsi="Cambria Math" w:cs="Times New Roman"/>
                <w:spacing w:val="-8"/>
                <w:sz w:val="30"/>
                <w:szCs w:val="30"/>
              </w:rPr>
              <m:t>n gi</m:t>
            </m:r>
            <m:r>
              <m:rPr>
                <m:sty m:val="p"/>
              </m:rPr>
              <w:rPr>
                <w:rFonts w:ascii="Cambria Math" w:hAnsi="Cambria Math" w:cs="Times New Roman" w:hint="eastAsia"/>
                <w:spacing w:val="-8"/>
                <w:sz w:val="30"/>
                <w:szCs w:val="30"/>
              </w:rPr>
              <m:t>á</m:t>
            </m:r>
            <m:r>
              <m:rPr>
                <m:sty m:val="p"/>
              </m:rPr>
              <w:rPr>
                <w:rFonts w:ascii="Cambria Math" w:hAnsi="Cambria Math" w:cs="Times New Roman"/>
                <w:spacing w:val="-8"/>
                <w:sz w:val="30"/>
                <w:szCs w:val="30"/>
              </w:rPr>
              <m:t xml:space="preserve"> x Số ng</m:t>
            </m:r>
            <m:r>
              <m:rPr>
                <m:sty m:val="p"/>
              </m:rPr>
              <w:rPr>
                <w:rFonts w:ascii="Cambria Math" w:hAnsi="Cambria Math" w:cs="Times New Roman" w:hint="eastAsia"/>
                <w:spacing w:val="-8"/>
                <w:sz w:val="30"/>
                <w:szCs w:val="30"/>
              </w:rPr>
              <m:t>à</m:t>
            </m:r>
            <m:r>
              <m:rPr>
                <m:sty m:val="p"/>
              </m:rPr>
              <w:rPr>
                <w:rFonts w:ascii="Cambria Math" w:hAnsi="Cambria Math" w:cs="Times New Roman"/>
                <w:spacing w:val="-8"/>
                <w:sz w:val="30"/>
                <w:szCs w:val="30"/>
              </w:rPr>
              <m:t>y thực hiện Dịch Vụ thực tế của th</m:t>
            </m:r>
            <m:r>
              <m:rPr>
                <m:sty m:val="p"/>
              </m:rPr>
              <w:rPr>
                <w:rFonts w:ascii="Cambria Math" w:hAnsi="Cambria Math" w:cs="Times New Roman" w:hint="eastAsia"/>
                <w:spacing w:val="-8"/>
                <w:sz w:val="30"/>
                <w:szCs w:val="30"/>
              </w:rPr>
              <m:t>á</m:t>
            </m:r>
            <m:r>
              <m:rPr>
                <m:sty m:val="p"/>
              </m:rPr>
              <w:rPr>
                <w:rFonts w:ascii="Cambria Math" w:hAnsi="Cambria Math" w:cs="Times New Roman"/>
                <w:spacing w:val="-8"/>
                <w:sz w:val="30"/>
                <w:szCs w:val="30"/>
              </w:rPr>
              <m:t>ng</m:t>
            </m:r>
          </m:num>
          <m:den>
            <m:r>
              <m:rPr>
                <m:sty m:val="p"/>
              </m:rPr>
              <w:rPr>
                <w:rFonts w:ascii="Cambria Math" w:hAnsi="Cambria Math" w:cs="Times New Roman"/>
                <w:spacing w:val="-8"/>
                <w:sz w:val="30"/>
                <w:szCs w:val="30"/>
              </w:rPr>
              <m:t>Số ng</m:t>
            </m:r>
            <m:r>
              <m:rPr>
                <m:sty m:val="p"/>
              </m:rPr>
              <w:rPr>
                <w:rFonts w:ascii="Cambria Math" w:hAnsi="Cambria Math" w:cs="Times New Roman" w:hint="eastAsia"/>
                <w:spacing w:val="-8"/>
                <w:sz w:val="30"/>
                <w:szCs w:val="30"/>
              </w:rPr>
              <m:t>à</m:t>
            </m:r>
            <m:r>
              <m:rPr>
                <m:sty m:val="p"/>
              </m:rPr>
              <w:rPr>
                <w:rFonts w:ascii="Cambria Math" w:hAnsi="Cambria Math" w:cs="Times New Roman"/>
                <w:spacing w:val="-8"/>
                <w:sz w:val="30"/>
                <w:szCs w:val="30"/>
              </w:rPr>
              <m:t>y d</m:t>
            </m:r>
            <m:r>
              <m:rPr>
                <m:sty m:val="p"/>
              </m:rPr>
              <w:rPr>
                <w:rFonts w:ascii="Cambria Math" w:hAnsi="Cambria Math" w:cs="Times New Roman" w:hint="eastAsia"/>
                <w:spacing w:val="-8"/>
                <w:sz w:val="30"/>
                <w:szCs w:val="30"/>
              </w:rPr>
              <m:t>ươ</m:t>
            </m:r>
            <m:r>
              <m:rPr>
                <m:sty m:val="p"/>
              </m:rPr>
              <w:rPr>
                <w:rFonts w:ascii="Cambria Math" w:hAnsi="Cambria Math" w:cs="Times New Roman"/>
                <w:spacing w:val="-8"/>
                <w:sz w:val="30"/>
                <w:szCs w:val="30"/>
              </w:rPr>
              <m:t>ng lịch của th</m:t>
            </m:r>
            <m:r>
              <m:rPr>
                <m:sty m:val="p"/>
              </m:rPr>
              <w:rPr>
                <w:rFonts w:ascii="Cambria Math" w:hAnsi="Cambria Math" w:cs="Times New Roman" w:hint="eastAsia"/>
                <w:spacing w:val="-8"/>
                <w:sz w:val="30"/>
                <w:szCs w:val="30"/>
              </w:rPr>
              <m:t>á</m:t>
            </m:r>
            <m:r>
              <m:rPr>
                <m:sty m:val="p"/>
              </m:rPr>
              <w:rPr>
                <w:rFonts w:ascii="Cambria Math" w:hAnsi="Cambria Math" w:cs="Times New Roman"/>
                <w:spacing w:val="-8"/>
                <w:sz w:val="30"/>
                <w:szCs w:val="30"/>
              </w:rPr>
              <m:t>ng</m:t>
            </m:r>
          </m:den>
        </m:f>
      </m:oMath>
      <w:r w:rsidRPr="00F65426">
        <w:rPr>
          <w:rFonts w:ascii="Times New Roman" w:hAnsi="Times New Roman" w:cs="Times New Roman"/>
          <w:bCs/>
          <w:spacing w:val="-8"/>
          <w:sz w:val="32"/>
          <w:szCs w:val="32"/>
        </w:rPr>
        <w:t xml:space="preserve"> </w:t>
      </w:r>
      <w:r w:rsidRPr="00F65426">
        <w:rPr>
          <w:rFonts w:ascii="Times New Roman" w:hAnsi="Times New Roman" w:cs="Times New Roman"/>
          <w:bCs/>
          <w:spacing w:val="-8"/>
          <w:sz w:val="24"/>
          <w:szCs w:val="24"/>
        </w:rPr>
        <w:t>x Số lượng nhân sự</w:t>
      </w:r>
    </w:p>
    <w:p w14:paraId="2A0E3468" w14:textId="77777777" w:rsidR="00C74142" w:rsidRPr="0075087F" w:rsidRDefault="00C74142" w:rsidP="00C74142">
      <w:pPr>
        <w:keepNext/>
        <w:spacing w:line="276" w:lineRule="auto"/>
        <w:jc w:val="both"/>
        <w:outlineLvl w:val="0"/>
        <w:rPr>
          <w:rFonts w:ascii="Times New Roman" w:hAnsi="Times New Roman" w:cs="Times New Roman"/>
          <w:b/>
          <w:bCs/>
          <w:sz w:val="24"/>
          <w:szCs w:val="24"/>
          <w:lang w:val="nl-NL"/>
        </w:rPr>
      </w:pPr>
      <w:r w:rsidRPr="0075087F">
        <w:rPr>
          <w:rFonts w:ascii="Times New Roman" w:hAnsi="Times New Roman" w:cs="Times New Roman"/>
          <w:b/>
          <w:bCs/>
          <w:sz w:val="24"/>
          <w:szCs w:val="24"/>
          <w:lang w:val="nl-NL"/>
        </w:rPr>
        <w:t xml:space="preserve">ĐIỀU 5: QUYỀN VÀ </w:t>
      </w:r>
      <w:r>
        <w:rPr>
          <w:rFonts w:ascii="Times New Roman" w:hAnsi="Times New Roman" w:cs="Times New Roman"/>
          <w:b/>
          <w:bCs/>
          <w:sz w:val="24"/>
          <w:szCs w:val="24"/>
          <w:lang w:val="nl-NL"/>
        </w:rPr>
        <w:t>NGHĨA VỤ</w:t>
      </w:r>
      <w:r w:rsidRPr="0075087F">
        <w:rPr>
          <w:rFonts w:ascii="Times New Roman" w:hAnsi="Times New Roman" w:cs="Times New Roman"/>
          <w:b/>
          <w:bCs/>
          <w:sz w:val="24"/>
          <w:szCs w:val="24"/>
          <w:lang w:val="nl-NL"/>
        </w:rPr>
        <w:t xml:space="preserve"> CỦA BÊN</w:t>
      </w:r>
      <w:r>
        <w:rPr>
          <w:rFonts w:ascii="Times New Roman" w:hAnsi="Times New Roman" w:cs="Times New Roman"/>
          <w:b/>
          <w:bCs/>
          <w:sz w:val="24"/>
          <w:szCs w:val="24"/>
          <w:lang w:val="nl-NL"/>
        </w:rPr>
        <w:t xml:space="preserve"> A</w:t>
      </w:r>
    </w:p>
    <w:p w14:paraId="7DFD4C33" w14:textId="777777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Tạo mọi điều kiện hợp lý cho Bên B thực hiện Dịch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ụ;</w:t>
      </w:r>
    </w:p>
    <w:p w14:paraId="7961393C" w14:textId="777777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Bố trí địa điểm </w:t>
      </w:r>
      <w:r>
        <w:rPr>
          <w:rFonts w:ascii="Times New Roman" w:hAnsi="Times New Roman" w:cs="Times New Roman"/>
          <w:sz w:val="24"/>
          <w:szCs w:val="24"/>
          <w:lang w:val="nl-NL"/>
        </w:rPr>
        <w:t xml:space="preserve">miễn phí </w:t>
      </w:r>
      <w:r w:rsidRPr="0075087F">
        <w:rPr>
          <w:rFonts w:ascii="Times New Roman" w:hAnsi="Times New Roman" w:cs="Times New Roman"/>
          <w:sz w:val="24"/>
          <w:szCs w:val="24"/>
          <w:lang w:val="nl-NL"/>
        </w:rPr>
        <w:t xml:space="preserve">để </w:t>
      </w:r>
      <w:r>
        <w:rPr>
          <w:rFonts w:ascii="Times New Roman" w:hAnsi="Times New Roman" w:cs="Times New Roman"/>
          <w:sz w:val="24"/>
          <w:szCs w:val="24"/>
          <w:lang w:val="nl-NL"/>
        </w:rPr>
        <w:t>Nhân Viên để xe,</w:t>
      </w:r>
      <w:r w:rsidRPr="0075087F">
        <w:rPr>
          <w:rFonts w:ascii="Times New Roman" w:hAnsi="Times New Roman" w:cs="Times New Roman"/>
          <w:sz w:val="24"/>
          <w:szCs w:val="24"/>
          <w:lang w:val="nl-NL"/>
        </w:rPr>
        <w:t xml:space="preserve"> cất giữ thiết bị, dụng cụ, hoá chất, nghỉ ngơi, ăn uống và bàn giao công việc để Bên B thực hiện tốt Dịch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ụ;</w:t>
      </w:r>
    </w:p>
    <w:p w14:paraId="21DDA49D" w14:textId="777777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Cung cấp điện, nước đầy đủ và đều đặn cho Nhân Viên thực hiện Dịch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ụ;</w:t>
      </w:r>
    </w:p>
    <w:p w14:paraId="4F00F194" w14:textId="777777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Cung cấp và giải thích cho Bên B tất cả các quy định nội bộ của Bên A</w:t>
      </w:r>
      <w:r>
        <w:rPr>
          <w:rFonts w:ascii="Times New Roman" w:hAnsi="Times New Roman" w:cs="Times New Roman"/>
          <w:sz w:val="24"/>
          <w:szCs w:val="24"/>
          <w:lang w:val="nl-NL"/>
        </w:rPr>
        <w:t>, Tòa Nhà</w:t>
      </w:r>
      <w:r w:rsidRPr="0075087F">
        <w:rPr>
          <w:rFonts w:ascii="Times New Roman" w:hAnsi="Times New Roman" w:cs="Times New Roman"/>
          <w:sz w:val="24"/>
          <w:szCs w:val="24"/>
          <w:lang w:val="nl-NL"/>
        </w:rPr>
        <w:t xml:space="preserve"> có liên quan đến việc thực hiện Dịch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ụ;</w:t>
      </w:r>
    </w:p>
    <w:p w14:paraId="72408CBC" w14:textId="77777777" w:rsidR="00C74142" w:rsidRPr="006B4573"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pacing w:val="-2"/>
          <w:sz w:val="24"/>
          <w:szCs w:val="24"/>
          <w:lang w:val="nl-NL"/>
        </w:rPr>
      </w:pPr>
      <w:r w:rsidRPr="006B4573">
        <w:rPr>
          <w:rFonts w:ascii="Times New Roman" w:hAnsi="Times New Roman" w:cs="Times New Roman"/>
          <w:spacing w:val="-2"/>
          <w:sz w:val="24"/>
          <w:szCs w:val="24"/>
          <w:lang w:val="nl-NL"/>
        </w:rPr>
        <w:lastRenderedPageBreak/>
        <w:t>Thanh toán đầy đủ và đúng hạn Phí Dịch Vụ cho Bên B theo quy định tại Điều 4 của Hợp Đồng;</w:t>
      </w:r>
    </w:p>
    <w:p w14:paraId="3163FD90" w14:textId="777777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Cam kết không tuyển dụng Nhân Viên </w:t>
      </w:r>
      <w:r>
        <w:rPr>
          <w:rFonts w:ascii="Times New Roman" w:hAnsi="Times New Roman" w:cs="Times New Roman"/>
          <w:sz w:val="24"/>
          <w:szCs w:val="24"/>
          <w:lang w:val="nl-NL"/>
        </w:rPr>
        <w:t xml:space="preserve">của Bên B </w:t>
      </w:r>
      <w:r w:rsidRPr="0075087F">
        <w:rPr>
          <w:rFonts w:ascii="Times New Roman" w:hAnsi="Times New Roman" w:cs="Times New Roman"/>
          <w:sz w:val="24"/>
          <w:szCs w:val="24"/>
          <w:lang w:val="nl-NL"/>
        </w:rPr>
        <w:t xml:space="preserve">ít nhất trong thời hạn ba (03) tháng kể từ </w:t>
      </w:r>
      <w:r>
        <w:rPr>
          <w:rFonts w:ascii="Times New Roman" w:hAnsi="Times New Roman" w:cs="Times New Roman"/>
          <w:sz w:val="24"/>
          <w:szCs w:val="24"/>
          <w:lang w:val="nl-NL"/>
        </w:rPr>
        <w:t>ngày chấm dứt Hợp Đồng</w:t>
      </w:r>
      <w:r w:rsidRPr="0075087F">
        <w:rPr>
          <w:rFonts w:ascii="Times New Roman" w:hAnsi="Times New Roman" w:cs="Times New Roman"/>
          <w:sz w:val="24"/>
          <w:szCs w:val="24"/>
          <w:lang w:val="nl-NL"/>
        </w:rPr>
        <w:t>, trừ trường hợp tuyển dụng rộng rãi trên các phương tiện thông tin đại chúng hoặc thông qua các đại lý tuyển dụng;</w:t>
      </w:r>
    </w:p>
    <w:p w14:paraId="64033B20" w14:textId="777777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Bên A có quyền đề nghị thay đổi nhân sự khi </w:t>
      </w:r>
      <w:r>
        <w:rPr>
          <w:rFonts w:ascii="Times New Roman" w:hAnsi="Times New Roman" w:cs="Times New Roman"/>
          <w:sz w:val="24"/>
          <w:szCs w:val="24"/>
          <w:lang w:val="nl-NL"/>
        </w:rPr>
        <w:t>N</w:t>
      </w:r>
      <w:r w:rsidRPr="0075087F">
        <w:rPr>
          <w:rFonts w:ascii="Times New Roman" w:hAnsi="Times New Roman" w:cs="Times New Roman"/>
          <w:sz w:val="24"/>
          <w:szCs w:val="24"/>
          <w:lang w:val="nl-NL"/>
        </w:rPr>
        <w:t xml:space="preserve">hân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 xml:space="preserve">iên có thái độ làm việc không hợp tác, không đảm bảo chất lượng công việc, không đủ năng lực chuyên môn, không thích hợp công việc theo thỏa thuận quy định của Hợp </w:t>
      </w:r>
      <w:r>
        <w:rPr>
          <w:rFonts w:ascii="Times New Roman" w:hAnsi="Times New Roman" w:cs="Times New Roman"/>
          <w:sz w:val="24"/>
          <w:szCs w:val="24"/>
          <w:lang w:val="nl-NL"/>
        </w:rPr>
        <w:t>Đ</w:t>
      </w:r>
      <w:r w:rsidRPr="0075087F">
        <w:rPr>
          <w:rFonts w:ascii="Times New Roman" w:hAnsi="Times New Roman" w:cs="Times New Roman"/>
          <w:sz w:val="24"/>
          <w:szCs w:val="24"/>
          <w:lang w:val="nl-NL"/>
        </w:rPr>
        <w:t xml:space="preserve">ồng này và phải được Bên B đáp ứng trong vòng </w:t>
      </w:r>
      <w:r>
        <w:rPr>
          <w:rFonts w:ascii="Times New Roman" w:hAnsi="Times New Roman" w:cs="Times New Roman"/>
          <w:sz w:val="24"/>
          <w:szCs w:val="24"/>
          <w:lang w:val="nl-NL"/>
        </w:rPr>
        <w:t>24</w:t>
      </w:r>
      <w:r w:rsidRPr="0075087F">
        <w:rPr>
          <w:rFonts w:ascii="Times New Roman" w:hAnsi="Times New Roman" w:cs="Times New Roman"/>
          <w:sz w:val="24"/>
          <w:szCs w:val="24"/>
          <w:lang w:val="nl-NL"/>
        </w:rPr>
        <w:t xml:space="preserve">h. Nếu sau </w:t>
      </w:r>
      <w:r>
        <w:rPr>
          <w:rFonts w:ascii="Times New Roman" w:hAnsi="Times New Roman" w:cs="Times New Roman"/>
          <w:sz w:val="24"/>
          <w:szCs w:val="24"/>
          <w:lang w:val="nl-NL"/>
        </w:rPr>
        <w:t>24</w:t>
      </w:r>
      <w:r w:rsidRPr="0075087F">
        <w:rPr>
          <w:rFonts w:ascii="Times New Roman" w:hAnsi="Times New Roman" w:cs="Times New Roman"/>
          <w:sz w:val="24"/>
          <w:szCs w:val="24"/>
          <w:lang w:val="nl-NL"/>
        </w:rPr>
        <w:t xml:space="preserve">h Bên B không đáp ứng được thì Bên A được quyền đơn phương chấm dứt Hợp Đồng theo </w:t>
      </w:r>
      <w:r>
        <w:rPr>
          <w:rFonts w:ascii="Times New Roman" w:hAnsi="Times New Roman" w:cs="Times New Roman"/>
          <w:sz w:val="24"/>
          <w:szCs w:val="24"/>
          <w:lang w:val="nl-NL"/>
        </w:rPr>
        <w:t>khoản</w:t>
      </w:r>
      <w:r w:rsidRPr="0075087F">
        <w:rPr>
          <w:rFonts w:ascii="Times New Roman" w:hAnsi="Times New Roman" w:cs="Times New Roman"/>
          <w:sz w:val="24"/>
          <w:szCs w:val="24"/>
          <w:lang w:val="nl-NL"/>
        </w:rPr>
        <w:t xml:space="preserve"> 8.2 </w:t>
      </w:r>
      <w:r>
        <w:rPr>
          <w:rFonts w:ascii="Times New Roman" w:hAnsi="Times New Roman" w:cs="Times New Roman"/>
          <w:sz w:val="24"/>
          <w:szCs w:val="24"/>
          <w:lang w:val="nl-NL"/>
        </w:rPr>
        <w:t xml:space="preserve">Điều 8 </w:t>
      </w:r>
      <w:r w:rsidRPr="0075087F">
        <w:rPr>
          <w:rFonts w:ascii="Times New Roman" w:hAnsi="Times New Roman" w:cs="Times New Roman"/>
          <w:sz w:val="24"/>
          <w:szCs w:val="24"/>
          <w:lang w:val="nl-NL"/>
        </w:rPr>
        <w:t xml:space="preserve">Hợp </w:t>
      </w:r>
      <w:r>
        <w:rPr>
          <w:rFonts w:ascii="Times New Roman" w:hAnsi="Times New Roman" w:cs="Times New Roman"/>
          <w:sz w:val="24"/>
          <w:szCs w:val="24"/>
          <w:lang w:val="nl-NL"/>
        </w:rPr>
        <w:t>Đ</w:t>
      </w:r>
      <w:r w:rsidRPr="0075087F">
        <w:rPr>
          <w:rFonts w:ascii="Times New Roman" w:hAnsi="Times New Roman" w:cs="Times New Roman"/>
          <w:sz w:val="24"/>
          <w:szCs w:val="24"/>
          <w:lang w:val="nl-NL"/>
        </w:rPr>
        <w:t>ồng</w:t>
      </w:r>
      <w:r>
        <w:rPr>
          <w:rFonts w:ascii="Times New Roman" w:hAnsi="Times New Roman" w:cs="Times New Roman"/>
          <w:sz w:val="24"/>
          <w:szCs w:val="24"/>
          <w:lang w:val="nl-NL"/>
        </w:rPr>
        <w:t>;</w:t>
      </w:r>
    </w:p>
    <w:p w14:paraId="6B003535" w14:textId="20FF8577" w:rsidR="00C74142" w:rsidRPr="0075087F" w:rsidRDefault="00C74142" w:rsidP="00C74142">
      <w:pPr>
        <w:pStyle w:val="ListParagraph"/>
        <w:numPr>
          <w:ilvl w:val="1"/>
          <w:numId w:val="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color w:val="000000"/>
          <w:sz w:val="24"/>
          <w:szCs w:val="24"/>
          <w:bdr w:val="none" w:sz="0" w:space="0" w:color="auto" w:frame="1"/>
        </w:rPr>
        <w:t>Phản ánh kịp thời cho Bên B về những tồn đọng trong công việc hoặc c</w:t>
      </w:r>
      <w:r>
        <w:rPr>
          <w:rFonts w:ascii="Times New Roman" w:hAnsi="Times New Roman" w:cs="Times New Roman"/>
          <w:color w:val="000000"/>
          <w:sz w:val="24"/>
          <w:szCs w:val="24"/>
          <w:bdr w:val="none" w:sz="0" w:space="0" w:color="auto" w:frame="1"/>
        </w:rPr>
        <w:t>ác vấn đề khác do lỗi của Nhân V</w:t>
      </w:r>
      <w:r w:rsidRPr="0075087F">
        <w:rPr>
          <w:rFonts w:ascii="Times New Roman" w:hAnsi="Times New Roman" w:cs="Times New Roman"/>
          <w:color w:val="000000"/>
          <w:sz w:val="24"/>
          <w:szCs w:val="24"/>
          <w:bdr w:val="none" w:sz="0" w:space="0" w:color="auto" w:frame="1"/>
        </w:rPr>
        <w:t>iên</w:t>
      </w:r>
      <w:r>
        <w:rPr>
          <w:rFonts w:ascii="Times New Roman" w:hAnsi="Times New Roman" w:cs="Times New Roman"/>
          <w:color w:val="000000"/>
          <w:sz w:val="24"/>
          <w:szCs w:val="24"/>
          <w:bdr w:val="none" w:sz="0" w:space="0" w:color="auto" w:frame="1"/>
        </w:rPr>
        <w:t xml:space="preserve">; </w:t>
      </w:r>
    </w:p>
    <w:p w14:paraId="02061264" w14:textId="249DEE27" w:rsidR="00C74142" w:rsidRPr="00301B67" w:rsidRDefault="00C74142" w:rsidP="00C74142">
      <w:pPr>
        <w:pStyle w:val="ListParagraph"/>
        <w:numPr>
          <w:ilvl w:val="1"/>
          <w:numId w:val="4"/>
        </w:numPr>
        <w:spacing w:after="80" w:line="276" w:lineRule="auto"/>
        <w:ind w:left="567" w:hanging="567"/>
        <w:contextualSpacing w:val="0"/>
        <w:jc w:val="both"/>
        <w:rPr>
          <w:rFonts w:ascii="Times New Roman" w:hAnsi="Times New Roman" w:cs="Times New Roman"/>
          <w:sz w:val="24"/>
          <w:szCs w:val="24"/>
          <w:lang w:val="nl-NL"/>
        </w:rPr>
      </w:pPr>
      <w:r w:rsidRPr="00301B67">
        <w:rPr>
          <w:rFonts w:ascii="Times New Roman" w:hAnsi="Times New Roman" w:cs="Times New Roman"/>
          <w:sz w:val="24"/>
          <w:szCs w:val="24"/>
          <w:lang w:val="nl-NL"/>
        </w:rPr>
        <w:t>Trong trường hợp trộm cắp, mất mát tài sản hoặc vô ý/</w:t>
      </w:r>
      <w:ins w:id="252" w:author="Thu HA" w:date="2026-04-13T13:34:00Z" w16du:dateUtc="2026-04-13T06:34:00Z">
        <w:r w:rsidR="007A6432">
          <w:rPr>
            <w:rFonts w:ascii="Times New Roman" w:hAnsi="Times New Roman" w:cs="Times New Roman"/>
            <w:sz w:val="24"/>
            <w:szCs w:val="24"/>
            <w:lang w:val="vi-VN"/>
          </w:rPr>
          <w:t xml:space="preserve"> </w:t>
        </w:r>
      </w:ins>
      <w:r w:rsidRPr="00301B67">
        <w:rPr>
          <w:rFonts w:ascii="Times New Roman" w:hAnsi="Times New Roman" w:cs="Times New Roman"/>
          <w:sz w:val="24"/>
          <w:szCs w:val="24"/>
          <w:lang w:val="nl-NL"/>
        </w:rPr>
        <w:t>cố ý gây thương tích cho Bên A/ nhân viên Bên A/cư dân/</w:t>
      </w:r>
      <w:ins w:id="253" w:author="Thu HA" w:date="2026-04-13T13:35:00Z" w16du:dateUtc="2026-04-13T06:35:00Z">
        <w:r w:rsidR="007A6432">
          <w:rPr>
            <w:rFonts w:ascii="Times New Roman" w:hAnsi="Times New Roman" w:cs="Times New Roman"/>
            <w:sz w:val="24"/>
            <w:szCs w:val="24"/>
            <w:lang w:val="vi-VN"/>
          </w:rPr>
          <w:t xml:space="preserve"> </w:t>
        </w:r>
      </w:ins>
      <w:r w:rsidRPr="00301B67">
        <w:rPr>
          <w:rFonts w:ascii="Times New Roman" w:hAnsi="Times New Roman" w:cs="Times New Roman"/>
          <w:sz w:val="24"/>
          <w:szCs w:val="24"/>
          <w:lang w:val="nl-NL"/>
        </w:rPr>
        <w:t>khách hàng mà xác định và có bằng chứng là do Nhân Viên thực hiện/</w:t>
      </w:r>
      <w:ins w:id="254" w:author="Thu HA" w:date="2026-04-13T13:35:00Z" w16du:dateUtc="2026-04-13T06:35:00Z">
        <w:r w:rsidR="007A6432">
          <w:rPr>
            <w:rFonts w:ascii="Times New Roman" w:hAnsi="Times New Roman" w:cs="Times New Roman"/>
            <w:sz w:val="24"/>
            <w:szCs w:val="24"/>
            <w:lang w:val="vi-VN"/>
          </w:rPr>
          <w:t xml:space="preserve"> </w:t>
        </w:r>
      </w:ins>
      <w:r w:rsidRPr="00301B67">
        <w:rPr>
          <w:rFonts w:ascii="Times New Roman" w:hAnsi="Times New Roman" w:cs="Times New Roman"/>
          <w:sz w:val="24"/>
          <w:szCs w:val="24"/>
          <w:lang w:val="nl-NL"/>
        </w:rPr>
        <w:t>giúp sức thì Bên B phải sa thải ngay nhân viên vi phạm và chịu trách nhiệm đền bù đầy đủ cho Bên A tương đương giá trị tài sản/</w:t>
      </w:r>
      <w:ins w:id="255" w:author="Thu HA" w:date="2026-04-13T13:35:00Z" w16du:dateUtc="2026-04-13T06:35:00Z">
        <w:r w:rsidR="007A6432">
          <w:rPr>
            <w:rFonts w:ascii="Times New Roman" w:hAnsi="Times New Roman" w:cs="Times New Roman"/>
            <w:sz w:val="24"/>
            <w:szCs w:val="24"/>
            <w:lang w:val="vi-VN"/>
          </w:rPr>
          <w:t xml:space="preserve"> </w:t>
        </w:r>
      </w:ins>
      <w:r w:rsidRPr="00301B67">
        <w:rPr>
          <w:rFonts w:ascii="Times New Roman" w:hAnsi="Times New Roman" w:cs="Times New Roman"/>
          <w:sz w:val="24"/>
          <w:szCs w:val="24"/>
          <w:lang w:val="nl-NL"/>
        </w:rPr>
        <w:t xml:space="preserve">giá trị thiệt hại mà Nhân Viên đã vi phạm. Trường hợp nghiêm trọng thì hai Bên sẽ báo cơ quan có thẩm quyền giải quyết. </w:t>
      </w:r>
    </w:p>
    <w:p w14:paraId="3DFC3B9A" w14:textId="77777777" w:rsidR="00C74142" w:rsidRPr="0075087F" w:rsidRDefault="00C74142" w:rsidP="00C74142">
      <w:pPr>
        <w:keepNext/>
        <w:spacing w:line="276" w:lineRule="auto"/>
        <w:jc w:val="both"/>
        <w:outlineLvl w:val="0"/>
        <w:rPr>
          <w:rFonts w:ascii="Times New Roman" w:hAnsi="Times New Roman" w:cs="Times New Roman"/>
          <w:sz w:val="24"/>
          <w:szCs w:val="24"/>
          <w:lang w:val="nl-NL"/>
        </w:rPr>
      </w:pPr>
      <w:r w:rsidRPr="0075087F">
        <w:rPr>
          <w:rFonts w:ascii="Times New Roman" w:hAnsi="Times New Roman" w:cs="Times New Roman"/>
          <w:b/>
          <w:bCs/>
          <w:sz w:val="24"/>
          <w:szCs w:val="24"/>
          <w:lang w:val="nl-NL"/>
        </w:rPr>
        <w:t xml:space="preserve">ĐIỀU 6: QUYỀN VÀ </w:t>
      </w:r>
      <w:r>
        <w:rPr>
          <w:rFonts w:ascii="Times New Roman" w:hAnsi="Times New Roman" w:cs="Times New Roman"/>
          <w:b/>
          <w:bCs/>
          <w:sz w:val="24"/>
          <w:szCs w:val="24"/>
          <w:lang w:val="nl-NL"/>
        </w:rPr>
        <w:t>NGHĨA VỤ</w:t>
      </w:r>
      <w:r w:rsidRPr="0075087F">
        <w:rPr>
          <w:rFonts w:ascii="Times New Roman" w:hAnsi="Times New Roman" w:cs="Times New Roman"/>
          <w:b/>
          <w:bCs/>
          <w:sz w:val="24"/>
          <w:szCs w:val="24"/>
          <w:lang w:val="nl-NL"/>
        </w:rPr>
        <w:t xml:space="preserve"> CỦA BÊN B</w:t>
      </w:r>
    </w:p>
    <w:p w14:paraId="10876269" w14:textId="77777777" w:rsidR="00C74142" w:rsidRPr="0075087F"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Cung cấp Dịch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 xml:space="preserve">ụ </w:t>
      </w:r>
      <w:r w:rsidRPr="0075087F">
        <w:rPr>
          <w:rFonts w:ascii="Times New Roman" w:hAnsi="Times New Roman" w:cs="Times New Roman"/>
          <w:color w:val="000000"/>
          <w:sz w:val="24"/>
          <w:szCs w:val="24"/>
          <w:shd w:val="clear" w:color="auto" w:fill="FFFFFF"/>
        </w:rPr>
        <w:t xml:space="preserve">theo đúng chất lượng tại </w:t>
      </w:r>
      <w:r>
        <w:rPr>
          <w:rFonts w:ascii="Times New Roman" w:hAnsi="Times New Roman" w:cs="Times New Roman"/>
          <w:color w:val="000000"/>
          <w:sz w:val="24"/>
          <w:szCs w:val="24"/>
          <w:shd w:val="clear" w:color="auto" w:fill="FFFFFF"/>
        </w:rPr>
        <w:t>KVVS</w:t>
      </w:r>
      <w:r w:rsidRPr="0075087F">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quy định</w:t>
      </w:r>
      <w:r w:rsidRPr="0075087F">
        <w:rPr>
          <w:rFonts w:ascii="Times New Roman" w:hAnsi="Times New Roman" w:cs="Times New Roman"/>
          <w:color w:val="000000"/>
          <w:sz w:val="24"/>
          <w:szCs w:val="24"/>
          <w:shd w:val="clear" w:color="auto" w:fill="FFFFFF"/>
        </w:rPr>
        <w:t xml:space="preserve"> tại Điều 1 của </w:t>
      </w:r>
      <w:r>
        <w:rPr>
          <w:rFonts w:ascii="Times New Roman" w:hAnsi="Times New Roman" w:cs="Times New Roman"/>
          <w:color w:val="000000"/>
          <w:sz w:val="24"/>
          <w:szCs w:val="24"/>
          <w:shd w:val="clear" w:color="auto" w:fill="FFFFFF"/>
        </w:rPr>
        <w:t>H</w:t>
      </w:r>
      <w:r w:rsidRPr="0075087F">
        <w:rPr>
          <w:rFonts w:ascii="Times New Roman" w:hAnsi="Times New Roman" w:cs="Times New Roman"/>
          <w:color w:val="000000"/>
          <w:sz w:val="24"/>
          <w:szCs w:val="24"/>
          <w:shd w:val="clear" w:color="auto" w:fill="FFFFFF"/>
        </w:rPr>
        <w:t xml:space="preserve">ợp </w:t>
      </w:r>
      <w:r>
        <w:rPr>
          <w:rFonts w:ascii="Times New Roman" w:hAnsi="Times New Roman" w:cs="Times New Roman"/>
          <w:color w:val="000000"/>
          <w:sz w:val="24"/>
          <w:szCs w:val="24"/>
          <w:shd w:val="clear" w:color="auto" w:fill="FFFFFF"/>
        </w:rPr>
        <w:t>Đ</w:t>
      </w:r>
      <w:r w:rsidRPr="0075087F">
        <w:rPr>
          <w:rFonts w:ascii="Times New Roman" w:hAnsi="Times New Roman" w:cs="Times New Roman"/>
          <w:color w:val="000000"/>
          <w:sz w:val="24"/>
          <w:szCs w:val="24"/>
          <w:shd w:val="clear" w:color="auto" w:fill="FFFFFF"/>
        </w:rPr>
        <w:t>ồng này</w:t>
      </w:r>
      <w:r w:rsidRPr="0075087F">
        <w:rPr>
          <w:rFonts w:ascii="Times New Roman" w:hAnsi="Times New Roman" w:cs="Times New Roman"/>
          <w:sz w:val="24"/>
          <w:szCs w:val="24"/>
          <w:lang w:val="nl-NL"/>
        </w:rPr>
        <w:t>;</w:t>
      </w:r>
    </w:p>
    <w:p w14:paraId="34D709FF" w14:textId="77777777" w:rsidR="00C74142" w:rsidRPr="009A0043"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iCs/>
          <w:sz w:val="24"/>
          <w:szCs w:val="24"/>
        </w:rPr>
      </w:pPr>
      <w:r w:rsidRPr="009A0043">
        <w:rPr>
          <w:rFonts w:ascii="Times New Roman" w:hAnsi="Times New Roman" w:cs="Times New Roman"/>
          <w:iCs/>
          <w:sz w:val="24"/>
          <w:szCs w:val="24"/>
        </w:rPr>
        <w:t xml:space="preserve">Bên B có trách nhiệm đảm bảo các hóa chất dùng để thực hiện Dịch Vụ phải theo tiêu chuẩn Việt Nam và an toàn cho con người, </w:t>
      </w:r>
      <w:r w:rsidRPr="009A0043">
        <w:rPr>
          <w:rFonts w:ascii="Times New Roman" w:hAnsi="Times New Roman" w:cs="Times New Roman"/>
          <w:color w:val="000000"/>
          <w:sz w:val="24"/>
          <w:szCs w:val="24"/>
          <w:shd w:val="clear" w:color="auto" w:fill="FFFFFF"/>
        </w:rPr>
        <w:t xml:space="preserve">tài sản và môi trường </w:t>
      </w:r>
      <w:r>
        <w:rPr>
          <w:rFonts w:ascii="Times New Roman" w:hAnsi="Times New Roman" w:cs="Times New Roman"/>
          <w:color w:val="000000"/>
          <w:sz w:val="24"/>
          <w:szCs w:val="24"/>
          <w:shd w:val="clear" w:color="auto" w:fill="FFFFFF"/>
        </w:rPr>
        <w:t>tại KVVS</w:t>
      </w:r>
      <w:r w:rsidRPr="009A0043">
        <w:rPr>
          <w:rFonts w:ascii="Times New Roman" w:hAnsi="Times New Roman" w:cs="Times New Roman"/>
          <w:iCs/>
          <w:sz w:val="24"/>
          <w:szCs w:val="24"/>
        </w:rPr>
        <w:t>;</w:t>
      </w:r>
    </w:p>
    <w:p w14:paraId="38A749CA" w14:textId="266011ED" w:rsidR="00C74142" w:rsidRPr="0075087F"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iCs/>
          <w:sz w:val="24"/>
          <w:szCs w:val="24"/>
        </w:rPr>
        <w:t>Tất cả máy móc</w:t>
      </w:r>
      <w:r>
        <w:rPr>
          <w:rFonts w:ascii="Times New Roman" w:hAnsi="Times New Roman" w:cs="Times New Roman"/>
          <w:iCs/>
          <w:sz w:val="24"/>
          <w:szCs w:val="24"/>
        </w:rPr>
        <w:t>, dụng cụ</w:t>
      </w:r>
      <w:r w:rsidRPr="0075087F">
        <w:rPr>
          <w:rFonts w:ascii="Times New Roman" w:hAnsi="Times New Roman" w:cs="Times New Roman"/>
          <w:iCs/>
          <w:sz w:val="24"/>
          <w:szCs w:val="24"/>
        </w:rPr>
        <w:t xml:space="preserve"> và thiết bị </w:t>
      </w:r>
      <w:r>
        <w:rPr>
          <w:rFonts w:ascii="Times New Roman" w:hAnsi="Times New Roman" w:cs="Times New Roman"/>
          <w:iCs/>
          <w:sz w:val="24"/>
          <w:szCs w:val="24"/>
        </w:rPr>
        <w:t>thực hiện Dịch Vụ do</w:t>
      </w:r>
      <w:r w:rsidRPr="0075087F">
        <w:rPr>
          <w:rFonts w:ascii="Times New Roman" w:hAnsi="Times New Roman" w:cs="Times New Roman"/>
          <w:iCs/>
          <w:sz w:val="24"/>
          <w:szCs w:val="24"/>
        </w:rPr>
        <w:t xml:space="preserve"> Bên B </w:t>
      </w:r>
      <w:r>
        <w:rPr>
          <w:rFonts w:ascii="Times New Roman" w:hAnsi="Times New Roman" w:cs="Times New Roman"/>
          <w:iCs/>
          <w:sz w:val="24"/>
          <w:szCs w:val="24"/>
        </w:rPr>
        <w:t xml:space="preserve">sử dụng </w:t>
      </w:r>
      <w:r w:rsidRPr="0075087F">
        <w:rPr>
          <w:rFonts w:ascii="Times New Roman" w:hAnsi="Times New Roman" w:cs="Times New Roman"/>
          <w:iCs/>
          <w:sz w:val="24"/>
          <w:szCs w:val="24"/>
        </w:rPr>
        <w:t>phải ở</w:t>
      </w:r>
      <w:r>
        <w:rPr>
          <w:rFonts w:ascii="Times New Roman" w:hAnsi="Times New Roman" w:cs="Times New Roman"/>
          <w:iCs/>
          <w:sz w:val="24"/>
          <w:szCs w:val="24"/>
        </w:rPr>
        <w:t xml:space="preserve"> tình trạng mới từ 80% đến 100%</w:t>
      </w:r>
      <w:ins w:id="256" w:author="Thu HA" w:date="2026-04-13T13:35:00Z" w16du:dateUtc="2026-04-13T06:35:00Z">
        <w:r w:rsidR="007A6432">
          <w:rPr>
            <w:rFonts w:ascii="Times New Roman" w:hAnsi="Times New Roman" w:cs="Times New Roman"/>
            <w:iCs/>
            <w:sz w:val="24"/>
            <w:szCs w:val="24"/>
            <w:lang w:val="vi-VN"/>
          </w:rPr>
          <w:t xml:space="preserve"> và đảm bảo an toàn khi sử dụng;</w:t>
        </w:r>
      </w:ins>
      <w:del w:id="257" w:author="Thu HA" w:date="2026-04-13T13:35:00Z" w16du:dateUtc="2026-04-13T06:35:00Z">
        <w:r w:rsidDel="007A6432">
          <w:rPr>
            <w:rFonts w:ascii="Times New Roman" w:hAnsi="Times New Roman" w:cs="Times New Roman"/>
            <w:iCs/>
            <w:sz w:val="24"/>
            <w:szCs w:val="24"/>
          </w:rPr>
          <w:delText>;</w:delText>
        </w:r>
      </w:del>
    </w:p>
    <w:p w14:paraId="04C68F2C" w14:textId="77777777" w:rsidR="00C74142" w:rsidRPr="00387C0F" w:rsidRDefault="00C74142" w:rsidP="00C74142">
      <w:pPr>
        <w:pStyle w:val="ListParagraph"/>
        <w:numPr>
          <w:ilvl w:val="0"/>
          <w:numId w:val="8"/>
        </w:numPr>
        <w:tabs>
          <w:tab w:val="left" w:pos="720"/>
        </w:tabs>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Cung cấp đầy đủ và bố trí nhân </w:t>
      </w:r>
      <w:r>
        <w:rPr>
          <w:rFonts w:ascii="Times New Roman" w:hAnsi="Times New Roman" w:cs="Times New Roman"/>
          <w:sz w:val="24"/>
          <w:szCs w:val="24"/>
          <w:lang w:val="nl-NL"/>
        </w:rPr>
        <w:t>sự</w:t>
      </w:r>
      <w:r w:rsidRPr="0075087F">
        <w:rPr>
          <w:rFonts w:ascii="Times New Roman" w:hAnsi="Times New Roman" w:cs="Times New Roman"/>
          <w:sz w:val="24"/>
          <w:szCs w:val="24"/>
          <w:lang w:val="nl-NL"/>
        </w:rPr>
        <w:t xml:space="preserve"> hợp lý để hoàn thành </w:t>
      </w:r>
      <w:r>
        <w:rPr>
          <w:rFonts w:ascii="Times New Roman" w:hAnsi="Times New Roman" w:cs="Times New Roman"/>
          <w:sz w:val="24"/>
          <w:szCs w:val="24"/>
          <w:lang w:val="nl-NL"/>
        </w:rPr>
        <w:t>D</w:t>
      </w:r>
      <w:r w:rsidRPr="0075087F">
        <w:rPr>
          <w:rFonts w:ascii="Times New Roman" w:hAnsi="Times New Roman" w:cs="Times New Roman"/>
          <w:sz w:val="24"/>
          <w:szCs w:val="24"/>
          <w:lang w:val="nl-NL"/>
        </w:rPr>
        <w:t xml:space="preserve">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 xml:space="preserve">ụ theo đúng thỏa thuận giữa </w:t>
      </w:r>
      <w:r>
        <w:rPr>
          <w:rFonts w:ascii="Times New Roman" w:hAnsi="Times New Roman" w:cs="Times New Roman"/>
          <w:sz w:val="24"/>
          <w:szCs w:val="24"/>
          <w:lang w:val="nl-NL"/>
        </w:rPr>
        <w:t>h</w:t>
      </w:r>
      <w:r w:rsidRPr="0075087F">
        <w:rPr>
          <w:rFonts w:ascii="Times New Roman" w:hAnsi="Times New Roman" w:cs="Times New Roman"/>
          <w:sz w:val="24"/>
          <w:szCs w:val="24"/>
          <w:lang w:val="nl-NL"/>
        </w:rPr>
        <w:t xml:space="preserve">ai Bên và không làm ảnh hưởng đến hoạt động bình thường tại </w:t>
      </w:r>
      <w:r>
        <w:rPr>
          <w:rFonts w:ascii="Times New Roman" w:hAnsi="Times New Roman" w:cs="Times New Roman"/>
          <w:sz w:val="24"/>
          <w:szCs w:val="24"/>
          <w:lang w:val="nl-NL"/>
        </w:rPr>
        <w:t>Tòa Nhà</w:t>
      </w:r>
      <w:r w:rsidRPr="0075087F">
        <w:rPr>
          <w:rFonts w:ascii="Times New Roman" w:hAnsi="Times New Roman" w:cs="Times New Roman"/>
          <w:sz w:val="24"/>
          <w:szCs w:val="24"/>
          <w:lang w:val="nl-NL"/>
        </w:rPr>
        <w:t>;</w:t>
      </w:r>
    </w:p>
    <w:p w14:paraId="506F34B8" w14:textId="77777777" w:rsidR="00C74142" w:rsidRPr="0075087F" w:rsidRDefault="00C74142" w:rsidP="00C74142">
      <w:pPr>
        <w:pStyle w:val="ListParagraph"/>
        <w:numPr>
          <w:ilvl w:val="0"/>
          <w:numId w:val="8"/>
        </w:numPr>
        <w:tabs>
          <w:tab w:val="left" w:pos="720"/>
        </w:tabs>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Bên B sẽ có trách nhiệm đào tạo </w:t>
      </w:r>
      <w:r>
        <w:rPr>
          <w:rFonts w:ascii="Times New Roman" w:hAnsi="Times New Roman" w:cs="Times New Roman"/>
          <w:sz w:val="24"/>
          <w:szCs w:val="24"/>
          <w:lang w:val="nl-NL"/>
        </w:rPr>
        <w:t>N</w:t>
      </w:r>
      <w:r w:rsidRPr="0075087F">
        <w:rPr>
          <w:rFonts w:ascii="Times New Roman" w:hAnsi="Times New Roman" w:cs="Times New Roman"/>
          <w:sz w:val="24"/>
          <w:szCs w:val="24"/>
          <w:lang w:val="nl-NL"/>
        </w:rPr>
        <w:t xml:space="preserve">hân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iên về tác phong, đạo đức</w:t>
      </w:r>
      <w:r w:rsidRPr="0075087F">
        <w:rPr>
          <w:rFonts w:ascii="Times New Roman" w:hAnsi="Times New Roman" w:cs="Times New Roman"/>
          <w:sz w:val="24"/>
          <w:szCs w:val="24"/>
          <w:lang w:val="vi-VN"/>
        </w:rPr>
        <w:t>,</w:t>
      </w:r>
      <w:r w:rsidRPr="0075087F">
        <w:rPr>
          <w:rFonts w:ascii="Times New Roman" w:hAnsi="Times New Roman" w:cs="Times New Roman"/>
          <w:sz w:val="24"/>
          <w:szCs w:val="24"/>
          <w:lang w:val="nl-NL"/>
        </w:rPr>
        <w:t xml:space="preserve"> </w:t>
      </w:r>
      <w:r>
        <w:rPr>
          <w:rFonts w:ascii="Times New Roman" w:hAnsi="Times New Roman" w:cs="Times New Roman"/>
          <w:sz w:val="24"/>
          <w:szCs w:val="24"/>
          <w:lang w:val="nl-NL"/>
        </w:rPr>
        <w:t>c</w:t>
      </w:r>
      <w:r w:rsidRPr="0075087F">
        <w:rPr>
          <w:rFonts w:ascii="Times New Roman" w:hAnsi="Times New Roman" w:cs="Times New Roman"/>
          <w:sz w:val="24"/>
          <w:szCs w:val="24"/>
          <w:lang w:val="nl-NL"/>
        </w:rPr>
        <w:t xml:space="preserve">ác kỹ năng dịch vụ, thái độ làm việc chuyên nghiệp để cung cấp </w:t>
      </w:r>
      <w:r>
        <w:rPr>
          <w:rFonts w:ascii="Times New Roman" w:hAnsi="Times New Roman" w:cs="Times New Roman"/>
          <w:sz w:val="24"/>
          <w:szCs w:val="24"/>
          <w:lang w:val="nl-NL"/>
        </w:rPr>
        <w:t>D</w:t>
      </w:r>
      <w:r w:rsidRPr="0075087F">
        <w:rPr>
          <w:rFonts w:ascii="Times New Roman" w:hAnsi="Times New Roman" w:cs="Times New Roman"/>
          <w:sz w:val="24"/>
          <w:szCs w:val="24"/>
          <w:lang w:val="nl-NL"/>
        </w:rPr>
        <w:t xml:space="preserve">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ụ;</w:t>
      </w:r>
    </w:p>
    <w:p w14:paraId="5546575A" w14:textId="77777777" w:rsidR="00C74142" w:rsidRPr="008362F1"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pacing w:val="-2"/>
          <w:sz w:val="24"/>
          <w:szCs w:val="24"/>
          <w:lang w:val="nl-NL"/>
        </w:rPr>
      </w:pPr>
      <w:r w:rsidRPr="008362F1">
        <w:rPr>
          <w:rFonts w:ascii="Times New Roman" w:hAnsi="Times New Roman" w:cs="Times New Roman"/>
          <w:spacing w:val="-2"/>
          <w:sz w:val="24"/>
          <w:szCs w:val="24"/>
          <w:lang w:val="nl-NL"/>
        </w:rPr>
        <w:t xml:space="preserve">Đảm bảo </w:t>
      </w:r>
      <w:r>
        <w:rPr>
          <w:rFonts w:ascii="Times New Roman" w:hAnsi="Times New Roman" w:cs="Times New Roman"/>
          <w:spacing w:val="-2"/>
          <w:sz w:val="24"/>
          <w:szCs w:val="24"/>
          <w:lang w:val="nl-NL"/>
        </w:rPr>
        <w:t>N</w:t>
      </w:r>
      <w:r w:rsidRPr="008362F1">
        <w:rPr>
          <w:rFonts w:ascii="Times New Roman" w:hAnsi="Times New Roman" w:cs="Times New Roman"/>
          <w:spacing w:val="-2"/>
          <w:sz w:val="24"/>
          <w:szCs w:val="24"/>
          <w:lang w:val="nl-NL"/>
        </w:rPr>
        <w:t xml:space="preserve">hân </w:t>
      </w:r>
      <w:r>
        <w:rPr>
          <w:rFonts w:ascii="Times New Roman" w:hAnsi="Times New Roman" w:cs="Times New Roman"/>
          <w:spacing w:val="-2"/>
          <w:sz w:val="24"/>
          <w:szCs w:val="24"/>
          <w:lang w:val="nl-NL"/>
        </w:rPr>
        <w:t>V</w:t>
      </w:r>
      <w:r w:rsidRPr="008362F1">
        <w:rPr>
          <w:rFonts w:ascii="Times New Roman" w:hAnsi="Times New Roman" w:cs="Times New Roman"/>
          <w:spacing w:val="-2"/>
          <w:sz w:val="24"/>
          <w:szCs w:val="24"/>
          <w:lang w:val="nl-NL"/>
        </w:rPr>
        <w:t xml:space="preserve">iên </w:t>
      </w:r>
      <w:r>
        <w:rPr>
          <w:rFonts w:ascii="Times New Roman" w:hAnsi="Times New Roman" w:cs="Times New Roman"/>
          <w:spacing w:val="-2"/>
          <w:sz w:val="24"/>
          <w:szCs w:val="24"/>
          <w:lang w:val="nl-NL"/>
        </w:rPr>
        <w:t xml:space="preserve">khi </w:t>
      </w:r>
      <w:r w:rsidRPr="008362F1">
        <w:rPr>
          <w:rFonts w:ascii="Times New Roman" w:hAnsi="Times New Roman" w:cs="Times New Roman"/>
          <w:spacing w:val="-2"/>
          <w:sz w:val="24"/>
          <w:szCs w:val="24"/>
          <w:lang w:val="nl-NL"/>
        </w:rPr>
        <w:t>thực hiện Dịch Vụ phải mặc đồng</w:t>
      </w:r>
      <w:r>
        <w:rPr>
          <w:rFonts w:ascii="Times New Roman" w:hAnsi="Times New Roman" w:cs="Times New Roman"/>
          <w:spacing w:val="-2"/>
          <w:sz w:val="24"/>
          <w:szCs w:val="24"/>
          <w:lang w:val="nl-NL"/>
        </w:rPr>
        <w:t xml:space="preserve"> phục </w:t>
      </w:r>
      <w:r w:rsidRPr="008362F1">
        <w:rPr>
          <w:rFonts w:ascii="Times New Roman" w:hAnsi="Times New Roman" w:cs="Times New Roman"/>
          <w:spacing w:val="-2"/>
          <w:sz w:val="24"/>
          <w:szCs w:val="24"/>
          <w:lang w:val="nl-NL"/>
        </w:rPr>
        <w:t xml:space="preserve">và đầu tóc gọn gàng, </w:t>
      </w:r>
      <w:r w:rsidRPr="008362F1">
        <w:rPr>
          <w:rFonts w:ascii="Times New Roman" w:hAnsi="Times New Roman" w:cs="Times New Roman"/>
          <w:spacing w:val="-2"/>
          <w:sz w:val="24"/>
          <w:szCs w:val="24"/>
          <w:lang w:val="nl-NL"/>
        </w:rPr>
        <w:br/>
        <w:t>trang bị búi tóc đối với nhân viên có tóc dài, mang thẻ nhân viên có tên và ảnh, tác phong đúng mực, lịch sự, tươi cười, nhã nhặn trong giao tiếp với cư dân</w:t>
      </w:r>
      <w:r>
        <w:rPr>
          <w:rFonts w:ascii="Times New Roman" w:hAnsi="Times New Roman" w:cs="Times New Roman"/>
          <w:spacing w:val="-2"/>
          <w:sz w:val="24"/>
          <w:szCs w:val="24"/>
          <w:lang w:val="nl-NL"/>
        </w:rPr>
        <w:t xml:space="preserve"> Tòa Nhà</w:t>
      </w:r>
      <w:r w:rsidRPr="008362F1">
        <w:rPr>
          <w:rFonts w:ascii="Times New Roman" w:hAnsi="Times New Roman" w:cs="Times New Roman"/>
          <w:spacing w:val="-2"/>
          <w:sz w:val="24"/>
          <w:szCs w:val="24"/>
          <w:lang w:val="nl-NL"/>
        </w:rPr>
        <w:t xml:space="preserve"> và khách hàng của Bên</w:t>
      </w:r>
      <w:r>
        <w:rPr>
          <w:rFonts w:ascii="Times New Roman" w:hAnsi="Times New Roman" w:cs="Times New Roman"/>
          <w:spacing w:val="-2"/>
          <w:sz w:val="24"/>
          <w:szCs w:val="24"/>
          <w:lang w:val="nl-NL"/>
        </w:rPr>
        <w:t xml:space="preserve"> A</w:t>
      </w:r>
      <w:r w:rsidRPr="008362F1">
        <w:rPr>
          <w:rFonts w:ascii="Times New Roman" w:hAnsi="Times New Roman" w:cs="Times New Roman"/>
          <w:spacing w:val="-2"/>
          <w:sz w:val="24"/>
          <w:szCs w:val="24"/>
          <w:lang w:val="nl-NL"/>
        </w:rPr>
        <w:t>. Tránh tụ tập nói chuyện hoặc làm việc riêng trong giờ làm việc;</w:t>
      </w:r>
    </w:p>
    <w:p w14:paraId="0691EFBD" w14:textId="77777777" w:rsidR="00C74142" w:rsidRPr="0075087F"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Đảm bảo </w:t>
      </w:r>
      <w:r>
        <w:rPr>
          <w:rFonts w:ascii="Times New Roman" w:hAnsi="Times New Roman" w:cs="Times New Roman"/>
          <w:sz w:val="24"/>
          <w:szCs w:val="24"/>
          <w:lang w:val="nl-NL"/>
        </w:rPr>
        <w:t>N</w:t>
      </w:r>
      <w:r w:rsidRPr="0075087F">
        <w:rPr>
          <w:rFonts w:ascii="Times New Roman" w:hAnsi="Times New Roman" w:cs="Times New Roman"/>
          <w:sz w:val="24"/>
          <w:szCs w:val="24"/>
          <w:lang w:val="nl-NL"/>
        </w:rPr>
        <w:t xml:space="preserve">hân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iên chấp hành đúng</w:t>
      </w:r>
      <w:r>
        <w:rPr>
          <w:rFonts w:ascii="Times New Roman" w:hAnsi="Times New Roman" w:cs="Times New Roman"/>
          <w:sz w:val="24"/>
          <w:szCs w:val="24"/>
          <w:lang w:val="nl-NL"/>
        </w:rPr>
        <w:t>,</w:t>
      </w:r>
      <w:r w:rsidRPr="0075087F">
        <w:rPr>
          <w:rFonts w:ascii="Times New Roman" w:hAnsi="Times New Roman" w:cs="Times New Roman"/>
          <w:sz w:val="24"/>
          <w:szCs w:val="24"/>
          <w:lang w:val="nl-NL"/>
        </w:rPr>
        <w:t xml:space="preserve"> đầy đủ</w:t>
      </w:r>
      <w:r>
        <w:rPr>
          <w:rFonts w:ascii="Times New Roman" w:hAnsi="Times New Roman" w:cs="Times New Roman"/>
          <w:sz w:val="24"/>
          <w:szCs w:val="24"/>
          <w:lang w:val="nl-NL"/>
        </w:rPr>
        <w:t xml:space="preserve"> và chịu trách nhiệm</w:t>
      </w:r>
      <w:r w:rsidRPr="0075087F">
        <w:rPr>
          <w:rFonts w:ascii="Times New Roman" w:hAnsi="Times New Roman" w:cs="Times New Roman"/>
          <w:sz w:val="24"/>
          <w:szCs w:val="24"/>
          <w:lang w:val="nl-NL"/>
        </w:rPr>
        <w:t xml:space="preserve"> các quy định về an ninh trật tự, </w:t>
      </w:r>
      <w:r>
        <w:rPr>
          <w:rFonts w:ascii="Times New Roman" w:hAnsi="Times New Roman" w:cs="Times New Roman"/>
          <w:sz w:val="24"/>
          <w:szCs w:val="24"/>
          <w:lang w:val="nl-NL"/>
        </w:rPr>
        <w:t>vệ sinh</w:t>
      </w:r>
      <w:r w:rsidRPr="0075087F">
        <w:rPr>
          <w:rFonts w:ascii="Times New Roman" w:hAnsi="Times New Roman" w:cs="Times New Roman"/>
          <w:sz w:val="24"/>
          <w:szCs w:val="24"/>
          <w:lang w:val="nl-NL"/>
        </w:rPr>
        <w:t xml:space="preserve"> môi trường, an toàn phòng cháy chữa cháy và các quy định nội bộ khác của Bên A</w:t>
      </w:r>
      <w:r>
        <w:rPr>
          <w:rFonts w:ascii="Times New Roman" w:hAnsi="Times New Roman" w:cs="Times New Roman"/>
          <w:sz w:val="24"/>
          <w:szCs w:val="24"/>
          <w:lang w:val="nl-NL"/>
        </w:rPr>
        <w:t>, Tòa Nhà</w:t>
      </w:r>
      <w:r w:rsidRPr="0075087F">
        <w:rPr>
          <w:rFonts w:ascii="Times New Roman" w:hAnsi="Times New Roman" w:cs="Times New Roman"/>
          <w:sz w:val="24"/>
          <w:szCs w:val="24"/>
          <w:lang w:val="nl-NL"/>
        </w:rPr>
        <w:t xml:space="preserve"> trong suốt thời gian làm việc tại </w:t>
      </w:r>
      <w:r>
        <w:rPr>
          <w:rFonts w:ascii="Times New Roman" w:hAnsi="Times New Roman" w:cs="Times New Roman"/>
          <w:sz w:val="24"/>
          <w:szCs w:val="24"/>
          <w:lang w:val="nl-NL"/>
        </w:rPr>
        <w:t>KVVS;</w:t>
      </w:r>
    </w:p>
    <w:p w14:paraId="27A6E98C" w14:textId="21F0D5CF" w:rsidR="00C74142" w:rsidRPr="00E82D55"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pacing w:val="-2"/>
          <w:sz w:val="24"/>
          <w:szCs w:val="24"/>
          <w:lang w:val="nl-NL"/>
        </w:rPr>
      </w:pPr>
      <w:r>
        <w:rPr>
          <w:rFonts w:ascii="Times New Roman" w:hAnsi="Times New Roman" w:cs="Times New Roman"/>
          <w:spacing w:val="-2"/>
          <w:sz w:val="24"/>
          <w:szCs w:val="24"/>
          <w:lang w:val="nl-NL"/>
        </w:rPr>
        <w:t>Đ</w:t>
      </w:r>
      <w:r w:rsidRPr="00F36914">
        <w:rPr>
          <w:rFonts w:ascii="Times New Roman" w:hAnsi="Times New Roman" w:cs="Times New Roman"/>
          <w:spacing w:val="-2"/>
          <w:sz w:val="24"/>
          <w:szCs w:val="24"/>
          <w:lang w:val="nl-NL"/>
        </w:rPr>
        <w:t xml:space="preserve">ảm bảo Nhân Viên không ra khỏi </w:t>
      </w:r>
      <w:r>
        <w:rPr>
          <w:rFonts w:ascii="Times New Roman" w:hAnsi="Times New Roman" w:cs="Times New Roman"/>
          <w:spacing w:val="-2"/>
          <w:sz w:val="24"/>
          <w:szCs w:val="24"/>
          <w:lang w:val="nl-NL"/>
        </w:rPr>
        <w:t>KVVS</w:t>
      </w:r>
      <w:del w:id="258" w:author="ttclandm" w:date="2025-12-17T10:04:00Z">
        <w:r w:rsidRPr="00F36914" w:rsidDel="007D0D73">
          <w:rPr>
            <w:rFonts w:ascii="Times New Roman" w:hAnsi="Times New Roman" w:cs="Times New Roman"/>
            <w:spacing w:val="-2"/>
            <w:sz w:val="24"/>
            <w:szCs w:val="24"/>
            <w:lang w:val="nl-NL"/>
          </w:rPr>
          <w:delText xml:space="preserve"> trong giờ làm việc</w:delText>
        </w:r>
      </w:del>
      <w:ins w:id="259" w:author="ttclandm" w:date="2025-12-17T10:04:00Z">
        <w:r w:rsidR="007D0D73">
          <w:rPr>
            <w:rFonts w:ascii="Times New Roman" w:hAnsi="Times New Roman" w:cs="Times New Roman"/>
            <w:spacing w:val="-2"/>
            <w:sz w:val="24"/>
            <w:szCs w:val="24"/>
            <w:lang w:val="nl-NL"/>
          </w:rPr>
          <w:t xml:space="preserve">, </w:t>
        </w:r>
        <w:r w:rsidR="007D0D73" w:rsidRPr="00E82D55">
          <w:rPr>
            <w:rFonts w:ascii="Times New Roman" w:hAnsi="Times New Roman" w:cs="Times New Roman"/>
            <w:spacing w:val="-2"/>
            <w:sz w:val="24"/>
            <w:szCs w:val="24"/>
            <w:lang w:val="nl-NL"/>
          </w:rPr>
          <w:t xml:space="preserve">không thực hiện các công việc không thuộc phạm vi công việc trong giờ làm việc. </w:t>
        </w:r>
      </w:ins>
      <w:del w:id="260" w:author="ttclandm" w:date="2025-12-17T10:04:00Z">
        <w:r w:rsidRPr="00E82D55" w:rsidDel="007D0D73">
          <w:rPr>
            <w:rFonts w:ascii="Times New Roman" w:hAnsi="Times New Roman" w:cs="Times New Roman"/>
            <w:spacing w:val="-2"/>
            <w:sz w:val="24"/>
            <w:szCs w:val="24"/>
            <w:lang w:val="nl-NL"/>
          </w:rPr>
          <w:delText xml:space="preserve">. </w:delText>
        </w:r>
      </w:del>
      <w:r w:rsidRPr="00E82D55">
        <w:rPr>
          <w:rFonts w:ascii="Times New Roman" w:hAnsi="Times New Roman" w:cs="Times New Roman"/>
          <w:spacing w:val="-2"/>
          <w:sz w:val="24"/>
          <w:szCs w:val="24"/>
          <w:lang w:val="nl-NL"/>
        </w:rPr>
        <w:t>Trừ trường hợp kết thúc ca làm việc, trong giờ nghỉ ăn trưa, ăn tối hoặc những trường hợp bất khả kháng (ốm, đau, gia đình có sự cố đột xuất,…)</w:t>
      </w:r>
      <w:ins w:id="261" w:author="ttclandm" w:date="2025-12-17T10:04:00Z">
        <w:r w:rsidR="007D0D73" w:rsidRPr="00E82D55">
          <w:rPr>
            <w:rFonts w:ascii="Times New Roman" w:hAnsi="Times New Roman" w:cs="Times New Roman"/>
            <w:spacing w:val="-2"/>
            <w:sz w:val="24"/>
            <w:szCs w:val="24"/>
            <w:lang w:val="nl-NL"/>
          </w:rPr>
          <w:t>, hoặc các trường hợp khác</w:t>
        </w:r>
      </w:ins>
      <w:del w:id="262" w:author="ttclandm" w:date="2025-12-17T10:05:00Z">
        <w:r w:rsidRPr="00E82D55" w:rsidDel="007D0D73">
          <w:rPr>
            <w:rFonts w:ascii="Times New Roman" w:hAnsi="Times New Roman" w:cs="Times New Roman"/>
            <w:spacing w:val="-2"/>
            <w:sz w:val="24"/>
            <w:szCs w:val="24"/>
            <w:lang w:val="nl-NL"/>
          </w:rPr>
          <w:delText xml:space="preserve"> và </w:delText>
        </w:r>
      </w:del>
      <w:ins w:id="263" w:author="ttclandm" w:date="2025-12-17T10:05:00Z">
        <w:r w:rsidR="007D0D73" w:rsidRPr="00E82D55">
          <w:rPr>
            <w:rFonts w:ascii="Times New Roman" w:hAnsi="Times New Roman" w:cs="Times New Roman"/>
            <w:spacing w:val="-2"/>
            <w:sz w:val="24"/>
            <w:szCs w:val="24"/>
            <w:lang w:val="nl-NL"/>
          </w:rPr>
          <w:t xml:space="preserve"> mà </w:t>
        </w:r>
      </w:ins>
      <w:r w:rsidRPr="00E82D55">
        <w:rPr>
          <w:rFonts w:ascii="Times New Roman" w:hAnsi="Times New Roman" w:cs="Times New Roman"/>
          <w:spacing w:val="-2"/>
          <w:sz w:val="24"/>
          <w:szCs w:val="24"/>
          <w:lang w:val="nl-NL"/>
        </w:rPr>
        <w:t>có xác nhận của người quản lý trực tiếp thuộc Bên A;</w:t>
      </w:r>
    </w:p>
    <w:p w14:paraId="64346DB0" w14:textId="38177D0F" w:rsidR="00C74142" w:rsidRPr="0075087F" w:rsidRDefault="00C74142" w:rsidP="00C74142">
      <w:pPr>
        <w:pStyle w:val="NormalWeb"/>
        <w:numPr>
          <w:ilvl w:val="0"/>
          <w:numId w:val="8"/>
        </w:numPr>
        <w:spacing w:before="0" w:beforeAutospacing="0" w:after="0" w:afterAutospacing="0" w:line="276" w:lineRule="auto"/>
        <w:ind w:left="567" w:hanging="567"/>
        <w:jc w:val="both"/>
        <w:rPr>
          <w:lang w:val="nl-NL"/>
        </w:rPr>
      </w:pPr>
      <w:r w:rsidRPr="00E82D55">
        <w:rPr>
          <w:lang w:val="nl-NL"/>
        </w:rPr>
        <w:t>Chịu trách nhiệm bồi thường cho Bên A về mọi mất mát, hư hỏng đối với tài sản</w:t>
      </w:r>
      <w:r w:rsidRPr="0075087F">
        <w:rPr>
          <w:lang w:val="nl-NL"/>
        </w:rPr>
        <w:t xml:space="preserve"> của </w:t>
      </w:r>
      <w:r w:rsidRPr="0075087F">
        <w:rPr>
          <w:lang w:val="nl-NL"/>
        </w:rPr>
        <w:br/>
        <w:t xml:space="preserve">Bên A, tài sản thuộc quyền quản lý của Bên A mà những thiệt hại, mất mát đó phát sinh do lỗi, sự bất cẩn, hành động cố ý của </w:t>
      </w:r>
      <w:ins w:id="264" w:author="Thu HA" w:date="2026-04-13T13:39:00Z" w16du:dateUtc="2026-04-13T06:39:00Z">
        <w:r w:rsidR="007A6432">
          <w:rPr>
            <w:lang w:val="vi-VN"/>
          </w:rPr>
          <w:t xml:space="preserve">nhân </w:t>
        </w:r>
      </w:ins>
      <w:ins w:id="265" w:author="Thu HA" w:date="2026-04-13T13:40:00Z" w16du:dateUtc="2026-04-13T06:40:00Z">
        <w:r w:rsidR="007A6432">
          <w:rPr>
            <w:lang w:val="vi-VN"/>
          </w:rPr>
          <w:t>viên</w:t>
        </w:r>
      </w:ins>
      <w:del w:id="266" w:author="Thu HA" w:date="2026-04-13T13:38:00Z" w16du:dateUtc="2026-04-13T06:38:00Z">
        <w:r w:rsidDel="007A6432">
          <w:rPr>
            <w:lang w:val="nl-NL"/>
          </w:rPr>
          <w:delText>Nhân Viên,</w:delText>
        </w:r>
      </w:del>
      <w:r>
        <w:rPr>
          <w:lang w:val="nl-NL"/>
        </w:rPr>
        <w:t xml:space="preserve"> </w:t>
      </w:r>
      <w:r w:rsidRPr="0075087F">
        <w:rPr>
          <w:lang w:val="nl-NL"/>
        </w:rPr>
        <w:t>Bên</w:t>
      </w:r>
      <w:r>
        <w:rPr>
          <w:lang w:val="nl-NL"/>
        </w:rPr>
        <w:t xml:space="preserve"> B</w:t>
      </w:r>
      <w:r w:rsidRPr="0075087F">
        <w:rPr>
          <w:lang w:val="nl-NL"/>
        </w:rPr>
        <w:t xml:space="preserve">. Thời hạn bồi thường là </w:t>
      </w:r>
      <w:r>
        <w:rPr>
          <w:lang w:val="nl-NL"/>
        </w:rPr>
        <w:t>07 (bảy</w:t>
      </w:r>
      <w:r w:rsidRPr="0075087F">
        <w:rPr>
          <w:lang w:val="nl-NL"/>
        </w:rPr>
        <w:t>) ngày làm việc kể từ ngày Bên B nhận được yêu cầu bồi thường của Bên A</w:t>
      </w:r>
      <w:r>
        <w:rPr>
          <w:lang w:val="nl-NL"/>
        </w:rPr>
        <w:t>;</w:t>
      </w:r>
      <w:r w:rsidRPr="0075087F">
        <w:rPr>
          <w:lang w:val="nl-NL"/>
        </w:rPr>
        <w:t xml:space="preserve"> </w:t>
      </w:r>
    </w:p>
    <w:p w14:paraId="7A8AB870" w14:textId="77777777" w:rsidR="00C74142"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Bên B, </w:t>
      </w:r>
      <w:r>
        <w:rPr>
          <w:rFonts w:ascii="Times New Roman" w:hAnsi="Times New Roman" w:cs="Times New Roman"/>
          <w:sz w:val="24"/>
          <w:szCs w:val="24"/>
          <w:lang w:val="nl-NL"/>
        </w:rPr>
        <w:t>N</w:t>
      </w:r>
      <w:r w:rsidRPr="0075087F">
        <w:rPr>
          <w:rFonts w:ascii="Times New Roman" w:hAnsi="Times New Roman" w:cs="Times New Roman"/>
          <w:sz w:val="24"/>
          <w:szCs w:val="24"/>
          <w:lang w:val="nl-NL"/>
        </w:rPr>
        <w:t xml:space="preserve">hân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 xml:space="preserve">iên không được nhân danh Bên A để thực hiện bất kỳ hành </w:t>
      </w:r>
      <w:r>
        <w:rPr>
          <w:rFonts w:ascii="Times New Roman" w:hAnsi="Times New Roman" w:cs="Times New Roman"/>
          <w:sz w:val="24"/>
          <w:szCs w:val="24"/>
          <w:lang w:val="nl-NL"/>
        </w:rPr>
        <w:t>vi</w:t>
      </w:r>
      <w:r w:rsidRPr="0075087F">
        <w:rPr>
          <w:rFonts w:ascii="Times New Roman" w:hAnsi="Times New Roman" w:cs="Times New Roman"/>
          <w:sz w:val="24"/>
          <w:szCs w:val="24"/>
          <w:lang w:val="nl-NL"/>
        </w:rPr>
        <w:t xml:space="preserve"> nào mà không thuộc phạm vi </w:t>
      </w:r>
      <w:r>
        <w:rPr>
          <w:rFonts w:ascii="Times New Roman" w:hAnsi="Times New Roman" w:cs="Times New Roman"/>
          <w:sz w:val="24"/>
          <w:szCs w:val="24"/>
          <w:lang w:val="nl-NL"/>
        </w:rPr>
        <w:t>D</w:t>
      </w:r>
      <w:r w:rsidRPr="0075087F">
        <w:rPr>
          <w:rFonts w:ascii="Times New Roman" w:hAnsi="Times New Roman" w:cs="Times New Roman"/>
          <w:sz w:val="24"/>
          <w:szCs w:val="24"/>
          <w:lang w:val="nl-NL"/>
        </w:rPr>
        <w:t xml:space="preserve">ịch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ụ khi chưa nhận được sự đồng ý bằng văn bản của Bên</w:t>
      </w:r>
      <w:r>
        <w:rPr>
          <w:rFonts w:ascii="Times New Roman" w:hAnsi="Times New Roman" w:cs="Times New Roman"/>
          <w:sz w:val="24"/>
          <w:szCs w:val="24"/>
          <w:lang w:val="nl-NL"/>
        </w:rPr>
        <w:t xml:space="preserve"> A;</w:t>
      </w:r>
    </w:p>
    <w:p w14:paraId="36D2882A" w14:textId="77777777" w:rsidR="00C74142" w:rsidRPr="00056D91"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z w:val="24"/>
          <w:szCs w:val="24"/>
          <w:lang w:val="nl-NL"/>
        </w:rPr>
      </w:pPr>
      <w:r w:rsidRPr="00056D91">
        <w:rPr>
          <w:rFonts w:ascii="Times New Roman" w:hAnsi="Times New Roman"/>
          <w:sz w:val="24"/>
          <w:szCs w:val="24"/>
        </w:rPr>
        <w:lastRenderedPageBreak/>
        <w:t>Giữ bí mật về công tác kinh doanh và những hoạt động khác của Bên A, các đơn vị, cá nhân có liên quan với Bên A;</w:t>
      </w:r>
    </w:p>
    <w:p w14:paraId="6FCF8707" w14:textId="778511D6" w:rsidR="00C74142" w:rsidRPr="001C0358" w:rsidRDefault="00C74142" w:rsidP="00C74142">
      <w:pPr>
        <w:pStyle w:val="ListParagraph"/>
        <w:numPr>
          <w:ilvl w:val="0"/>
          <w:numId w:val="8"/>
        </w:numPr>
        <w:spacing w:line="276" w:lineRule="auto"/>
        <w:ind w:left="567" w:hanging="567"/>
        <w:contextualSpacing w:val="0"/>
        <w:jc w:val="both"/>
        <w:rPr>
          <w:rFonts w:ascii="Times New Roman" w:hAnsi="Times New Roman" w:cs="Times New Roman"/>
          <w:sz w:val="24"/>
          <w:szCs w:val="24"/>
          <w:lang w:val="nl-NL"/>
        </w:rPr>
      </w:pPr>
      <w:r w:rsidRPr="001C0358">
        <w:rPr>
          <w:rFonts w:ascii="Times New Roman" w:hAnsi="Times New Roman" w:cs="Times New Roman"/>
          <w:color w:val="000000"/>
          <w:sz w:val="24"/>
          <w:szCs w:val="24"/>
          <w:shd w:val="clear" w:color="auto" w:fill="FFFFFF"/>
        </w:rPr>
        <w:t xml:space="preserve">Cam kết bảo mật thông tin theo Điều </w:t>
      </w:r>
      <w:r w:rsidR="00C21077">
        <w:rPr>
          <w:rFonts w:ascii="Times New Roman" w:hAnsi="Times New Roman" w:cs="Times New Roman"/>
          <w:color w:val="000000"/>
          <w:sz w:val="24"/>
          <w:szCs w:val="24"/>
          <w:shd w:val="clear" w:color="auto" w:fill="FFFFFF"/>
        </w:rPr>
        <w:t>9</w:t>
      </w:r>
      <w:r w:rsidRPr="001C0358">
        <w:rPr>
          <w:rFonts w:ascii="Times New Roman" w:hAnsi="Times New Roman" w:cs="Times New Roman"/>
          <w:color w:val="000000"/>
          <w:sz w:val="24"/>
          <w:szCs w:val="24"/>
          <w:shd w:val="clear" w:color="auto" w:fill="FFFFFF"/>
        </w:rPr>
        <w:t xml:space="preserve"> Hợp Đồng</w:t>
      </w:r>
      <w:r w:rsidRPr="001C0358">
        <w:rPr>
          <w:rFonts w:ascii="Times New Roman" w:hAnsi="Times New Roman" w:cs="Times New Roman"/>
          <w:sz w:val="24"/>
          <w:szCs w:val="24"/>
          <w:lang w:val="nl-NL"/>
        </w:rPr>
        <w:t>;</w:t>
      </w:r>
    </w:p>
    <w:p w14:paraId="3874D9A8" w14:textId="77777777" w:rsidR="00F9063E" w:rsidRPr="007A6432" w:rsidRDefault="00C74142" w:rsidP="00C74142">
      <w:pPr>
        <w:pStyle w:val="ListParagraph"/>
        <w:numPr>
          <w:ilvl w:val="0"/>
          <w:numId w:val="8"/>
        </w:numPr>
        <w:spacing w:after="80" w:line="276" w:lineRule="auto"/>
        <w:ind w:left="567" w:hanging="567"/>
        <w:contextualSpacing w:val="0"/>
        <w:jc w:val="both"/>
        <w:rPr>
          <w:ins w:id="267" w:author="Thu HA" w:date="2026-04-13T13:41:00Z" w16du:dateUtc="2026-04-13T06:41:00Z"/>
          <w:rFonts w:ascii="Times New Roman" w:hAnsi="Times New Roman" w:cs="Times New Roman"/>
          <w:sz w:val="24"/>
          <w:szCs w:val="24"/>
          <w:lang w:val="nl-NL"/>
          <w:rPrChange w:id="268" w:author="Thu HA" w:date="2026-04-13T13:41:00Z" w16du:dateUtc="2026-04-13T06:41:00Z">
            <w:rPr>
              <w:ins w:id="269" w:author="Thu HA" w:date="2026-04-13T13:41:00Z" w16du:dateUtc="2026-04-13T06:41:00Z"/>
              <w:rFonts w:ascii="Times New Roman" w:hAnsi="Times New Roman" w:cs="Times New Roman"/>
              <w:color w:val="000000"/>
              <w:sz w:val="24"/>
              <w:szCs w:val="24"/>
              <w:shd w:val="clear" w:color="auto" w:fill="FFFFFF"/>
              <w:lang w:val="vi-VN"/>
            </w:rPr>
          </w:rPrChange>
        </w:rPr>
      </w:pPr>
      <w:r>
        <w:rPr>
          <w:rFonts w:ascii="Times New Roman" w:hAnsi="Times New Roman" w:cs="Times New Roman"/>
          <w:color w:val="000000"/>
          <w:sz w:val="24"/>
          <w:szCs w:val="24"/>
          <w:shd w:val="clear" w:color="auto" w:fill="FFFFFF"/>
        </w:rPr>
        <w:t>Bên B không được tự ý đình công, lãn công, ngừng việc tập thể. Trường hợp bên B hoặc nhân viên Bên B đình công, lãn công, ngừng việc tập thể theo điểm e, khoản 8.2, Điều 8 Hơp đồng này thì Bên A có quyền không thanh toán cho Bên B phí dịch vụ trong tháng có đình công, lãn công, ngưng việc tập thể đó. Đồng thời, Bên B phải chịu trách nhiệm phạt hợp đồng và bồi thường thiệt hại.</w:t>
      </w:r>
    </w:p>
    <w:p w14:paraId="63E9ECF7" w14:textId="4773F765" w:rsidR="007A6432" w:rsidRPr="00313EC9" w:rsidRDefault="007A6432" w:rsidP="00C74142">
      <w:pPr>
        <w:pStyle w:val="ListParagraph"/>
        <w:numPr>
          <w:ilvl w:val="0"/>
          <w:numId w:val="8"/>
        </w:numPr>
        <w:spacing w:after="80" w:line="276" w:lineRule="auto"/>
        <w:ind w:left="567" w:hanging="567"/>
        <w:contextualSpacing w:val="0"/>
        <w:jc w:val="both"/>
        <w:rPr>
          <w:ins w:id="270" w:author="Thu HA" w:date="2026-04-13T13:43:00Z" w16du:dateUtc="2026-04-13T06:43:00Z"/>
          <w:rFonts w:ascii="Times New Roman" w:hAnsi="Times New Roman" w:cs="Times New Roman"/>
          <w:sz w:val="24"/>
          <w:szCs w:val="24"/>
          <w:lang w:val="nl-NL"/>
          <w:rPrChange w:id="271" w:author="Thu HA" w:date="2026-04-13T13:43:00Z" w16du:dateUtc="2026-04-13T06:43:00Z">
            <w:rPr>
              <w:ins w:id="272" w:author="Thu HA" w:date="2026-04-13T13:43:00Z" w16du:dateUtc="2026-04-13T06:43:00Z"/>
              <w:rFonts w:ascii="Times New Roman" w:hAnsi="Times New Roman" w:cs="Times New Roman"/>
              <w:color w:val="000000"/>
              <w:sz w:val="24"/>
              <w:szCs w:val="24"/>
              <w:shd w:val="clear" w:color="auto" w:fill="FFFFFF"/>
              <w:lang w:val="vi-VN"/>
            </w:rPr>
          </w:rPrChange>
        </w:rPr>
      </w:pPr>
      <w:ins w:id="273" w:author="Thu HA" w:date="2026-04-13T13:41:00Z" w16du:dateUtc="2026-04-13T06:41:00Z">
        <w:r>
          <w:rPr>
            <w:rFonts w:ascii="Times New Roman" w:hAnsi="Times New Roman" w:cs="Times New Roman"/>
            <w:color w:val="000000"/>
            <w:sz w:val="24"/>
            <w:szCs w:val="24"/>
            <w:shd w:val="clear" w:color="auto" w:fill="FFFFFF"/>
            <w:lang w:val="vi-VN"/>
          </w:rPr>
          <w:t xml:space="preserve">Khi bên B thay đổi nhân sự hoặc điều động nhân sự khác thay thế thì phải báo </w:t>
        </w:r>
      </w:ins>
      <w:ins w:id="274" w:author="Thu HA" w:date="2026-04-13T13:42:00Z" w16du:dateUtc="2026-04-13T06:42:00Z">
        <w:r>
          <w:rPr>
            <w:rFonts w:ascii="Times New Roman" w:hAnsi="Times New Roman" w:cs="Times New Roman"/>
            <w:color w:val="000000"/>
            <w:sz w:val="24"/>
            <w:szCs w:val="24"/>
            <w:shd w:val="clear" w:color="auto" w:fill="FFFFFF"/>
            <w:lang w:val="vi-VN"/>
          </w:rPr>
          <w:t xml:space="preserve">trước cho bên A trong vòng 24 giờ, kể từ thời điểm bắt đầu </w:t>
        </w:r>
      </w:ins>
      <w:ins w:id="275" w:author="Thu HA" w:date="2026-04-13T13:43:00Z" w16du:dateUtc="2026-04-13T06:43:00Z">
        <w:r w:rsidR="00313EC9">
          <w:rPr>
            <w:rFonts w:ascii="Times New Roman" w:hAnsi="Times New Roman" w:cs="Times New Roman"/>
            <w:color w:val="000000"/>
            <w:sz w:val="24"/>
            <w:szCs w:val="24"/>
            <w:shd w:val="clear" w:color="auto" w:fill="FFFFFF"/>
            <w:lang w:val="vi-VN"/>
          </w:rPr>
          <w:t>ngày làm việc tiếp theo của bên A;</w:t>
        </w:r>
      </w:ins>
    </w:p>
    <w:p w14:paraId="4E7C77D9" w14:textId="07D4772D" w:rsidR="00313EC9" w:rsidRPr="00313EC9" w:rsidRDefault="00313EC9" w:rsidP="00C74142">
      <w:pPr>
        <w:pStyle w:val="ListParagraph"/>
        <w:numPr>
          <w:ilvl w:val="0"/>
          <w:numId w:val="8"/>
        </w:numPr>
        <w:spacing w:after="80" w:line="276" w:lineRule="auto"/>
        <w:ind w:left="567" w:hanging="567"/>
        <w:contextualSpacing w:val="0"/>
        <w:jc w:val="both"/>
        <w:rPr>
          <w:ins w:id="276" w:author="Thu HA" w:date="2026-04-13T13:45:00Z" w16du:dateUtc="2026-04-13T06:45:00Z"/>
          <w:rFonts w:ascii="Times New Roman" w:hAnsi="Times New Roman" w:cs="Times New Roman"/>
          <w:sz w:val="24"/>
          <w:szCs w:val="24"/>
          <w:lang w:val="nl-NL"/>
          <w:rPrChange w:id="277" w:author="Thu HA" w:date="2026-04-13T13:45:00Z" w16du:dateUtc="2026-04-13T06:45:00Z">
            <w:rPr>
              <w:ins w:id="278" w:author="Thu HA" w:date="2026-04-13T13:45:00Z" w16du:dateUtc="2026-04-13T06:45:00Z"/>
              <w:rFonts w:ascii="Times New Roman" w:hAnsi="Times New Roman" w:cs="Times New Roman"/>
              <w:color w:val="000000"/>
              <w:sz w:val="24"/>
              <w:szCs w:val="24"/>
              <w:shd w:val="clear" w:color="auto" w:fill="FFFFFF"/>
              <w:lang w:val="vi-VN"/>
            </w:rPr>
          </w:rPrChange>
        </w:rPr>
      </w:pPr>
      <w:ins w:id="279" w:author="Thu HA" w:date="2026-04-13T13:43:00Z" w16du:dateUtc="2026-04-13T06:43:00Z">
        <w:r>
          <w:rPr>
            <w:rFonts w:ascii="Times New Roman" w:hAnsi="Times New Roman" w:cs="Times New Roman"/>
            <w:color w:val="000000"/>
            <w:sz w:val="24"/>
            <w:szCs w:val="24"/>
            <w:shd w:val="clear" w:color="auto" w:fill="FFFFFF"/>
            <w:lang w:val="vi-VN"/>
          </w:rPr>
          <w:t xml:space="preserve">Bên B có trách nhiệm về việc trả các khoản lương, thưởng, bảo hiểm cho nhân viên </w:t>
        </w:r>
      </w:ins>
      <w:ins w:id="280" w:author="Thu HA" w:date="2026-04-13T13:44:00Z" w16du:dateUtc="2026-04-13T06:44:00Z">
        <w:r>
          <w:rPr>
            <w:rFonts w:ascii="Times New Roman" w:hAnsi="Times New Roman" w:cs="Times New Roman"/>
            <w:color w:val="000000"/>
            <w:sz w:val="24"/>
            <w:szCs w:val="24"/>
            <w:shd w:val="clear" w:color="auto" w:fill="FFFFFF"/>
            <w:lang w:val="vi-VN"/>
          </w:rPr>
          <w:t xml:space="preserve">của mình và các khoản phải trả, phải nộp khác </w:t>
        </w:r>
      </w:ins>
      <w:ins w:id="281" w:author="Thu HA" w:date="2026-04-13T13:45:00Z" w16du:dateUtc="2026-04-13T06:45:00Z">
        <w:r>
          <w:rPr>
            <w:rFonts w:ascii="Times New Roman" w:hAnsi="Times New Roman" w:cs="Times New Roman"/>
            <w:color w:val="000000"/>
            <w:sz w:val="24"/>
            <w:szCs w:val="24"/>
            <w:shd w:val="clear" w:color="auto" w:fill="FFFFFF"/>
            <w:lang w:val="vi-VN"/>
          </w:rPr>
          <w:t>cho chính phủ Việt Nam theo quy định có liên quan đến Hợp đồng dịch vụ này;</w:t>
        </w:r>
      </w:ins>
    </w:p>
    <w:p w14:paraId="72AAF6BC" w14:textId="65337F21" w:rsidR="00313EC9" w:rsidRPr="001C3980" w:rsidRDefault="00313EC9" w:rsidP="00C74142">
      <w:pPr>
        <w:pStyle w:val="ListParagraph"/>
        <w:numPr>
          <w:ilvl w:val="0"/>
          <w:numId w:val="8"/>
        </w:numPr>
        <w:spacing w:after="80" w:line="276" w:lineRule="auto"/>
        <w:ind w:left="567" w:hanging="567"/>
        <w:contextualSpacing w:val="0"/>
        <w:jc w:val="both"/>
        <w:rPr>
          <w:ins w:id="282" w:author="Thu HA" w:date="2026-04-13T13:48:00Z" w16du:dateUtc="2026-04-13T06:48:00Z"/>
          <w:rFonts w:ascii="Times New Roman" w:hAnsi="Times New Roman" w:cs="Times New Roman"/>
          <w:sz w:val="24"/>
          <w:szCs w:val="24"/>
          <w:lang w:val="nl-NL"/>
          <w:rPrChange w:id="283" w:author="Thu HA" w:date="2026-04-13T13:48:00Z" w16du:dateUtc="2026-04-13T06:48:00Z">
            <w:rPr>
              <w:ins w:id="284" w:author="Thu HA" w:date="2026-04-13T13:48:00Z" w16du:dateUtc="2026-04-13T06:48:00Z"/>
              <w:rFonts w:ascii="Times New Roman" w:hAnsi="Times New Roman" w:cs="Times New Roman"/>
              <w:color w:val="000000"/>
              <w:sz w:val="24"/>
              <w:szCs w:val="24"/>
              <w:shd w:val="clear" w:color="auto" w:fill="FFFFFF"/>
              <w:lang w:val="vi-VN"/>
            </w:rPr>
          </w:rPrChange>
        </w:rPr>
      </w:pPr>
      <w:ins w:id="285" w:author="Thu HA" w:date="2026-04-13T13:45:00Z" w16du:dateUtc="2026-04-13T06:45:00Z">
        <w:r>
          <w:rPr>
            <w:rFonts w:ascii="Times New Roman" w:hAnsi="Times New Roman" w:cs="Times New Roman"/>
            <w:color w:val="000000"/>
            <w:sz w:val="24"/>
            <w:szCs w:val="24"/>
            <w:shd w:val="clear" w:color="auto" w:fill="FFFFFF"/>
            <w:lang w:val="vi-VN"/>
          </w:rPr>
          <w:t xml:space="preserve">Bên B có trách nhiệm tuân thủ các nội quy, quy tắc tại </w:t>
        </w:r>
      </w:ins>
      <w:ins w:id="286" w:author="Thu HA" w:date="2026-04-13T13:47:00Z" w16du:dateUtc="2026-04-13T06:47:00Z">
        <w:r>
          <w:rPr>
            <w:rFonts w:ascii="Times New Roman" w:hAnsi="Times New Roman" w:cs="Times New Roman"/>
            <w:color w:val="000000"/>
            <w:sz w:val="24"/>
            <w:szCs w:val="24"/>
            <w:shd w:val="clear" w:color="auto" w:fill="FFFFFF"/>
            <w:lang w:val="vi-VN"/>
          </w:rPr>
          <w:t xml:space="preserve">địa điểm làm việc và thực hiện thao tác vệ sinh theo các quy trình làm sạch, bồi thường/ sửa chữa </w:t>
        </w:r>
      </w:ins>
      <w:ins w:id="287" w:author="Thu HA" w:date="2026-04-13T13:48:00Z" w16du:dateUtc="2026-04-13T06:48:00Z">
        <w:r>
          <w:rPr>
            <w:rFonts w:ascii="Times New Roman" w:hAnsi="Times New Roman" w:cs="Times New Roman"/>
            <w:color w:val="000000"/>
            <w:sz w:val="24"/>
            <w:szCs w:val="24"/>
            <w:shd w:val="clear" w:color="auto" w:fill="FFFFFF"/>
            <w:lang w:val="vi-VN"/>
          </w:rPr>
          <w:t xml:space="preserve">các trang thiết bị, cơ sở vật chất </w:t>
        </w:r>
        <w:r w:rsidR="001C3980">
          <w:rPr>
            <w:rFonts w:ascii="Times New Roman" w:hAnsi="Times New Roman" w:cs="Times New Roman"/>
            <w:color w:val="000000"/>
            <w:sz w:val="24"/>
            <w:szCs w:val="24"/>
            <w:shd w:val="clear" w:color="auto" w:fill="FFFFFF"/>
            <w:lang w:val="vi-VN"/>
          </w:rPr>
          <w:t>bị hư hỏng, biến dạng,.. gây ra bởi công tác vệ sinh không đúng tiêu chuẩn, quy trình;</w:t>
        </w:r>
      </w:ins>
    </w:p>
    <w:p w14:paraId="5AEB5CB5" w14:textId="297B522F" w:rsidR="001C3980" w:rsidRPr="001C3980" w:rsidRDefault="001C3980" w:rsidP="00C74142">
      <w:pPr>
        <w:pStyle w:val="ListParagraph"/>
        <w:numPr>
          <w:ilvl w:val="0"/>
          <w:numId w:val="8"/>
        </w:numPr>
        <w:spacing w:after="80" w:line="276" w:lineRule="auto"/>
        <w:ind w:left="567" w:hanging="567"/>
        <w:contextualSpacing w:val="0"/>
        <w:jc w:val="both"/>
        <w:rPr>
          <w:ins w:id="288" w:author="Thu HA" w:date="2026-04-13T13:51:00Z" w16du:dateUtc="2026-04-13T06:51:00Z"/>
          <w:rFonts w:ascii="Times New Roman" w:hAnsi="Times New Roman" w:cs="Times New Roman"/>
          <w:sz w:val="24"/>
          <w:szCs w:val="24"/>
          <w:lang w:val="nl-NL"/>
          <w:rPrChange w:id="289" w:author="Thu HA" w:date="2026-04-13T13:51:00Z" w16du:dateUtc="2026-04-13T06:51:00Z">
            <w:rPr>
              <w:ins w:id="290" w:author="Thu HA" w:date="2026-04-13T13:51:00Z" w16du:dateUtc="2026-04-13T06:51:00Z"/>
              <w:rFonts w:ascii="Times New Roman" w:hAnsi="Times New Roman" w:cs="Times New Roman"/>
              <w:color w:val="000000"/>
              <w:sz w:val="24"/>
              <w:szCs w:val="24"/>
              <w:shd w:val="clear" w:color="auto" w:fill="FFFFFF"/>
              <w:lang w:val="vi-VN"/>
            </w:rPr>
          </w:rPrChange>
        </w:rPr>
      </w:pPr>
      <w:ins w:id="291" w:author="Thu HA" w:date="2026-04-13T13:48:00Z" w16du:dateUtc="2026-04-13T06:48:00Z">
        <w:r>
          <w:rPr>
            <w:rFonts w:ascii="Times New Roman" w:hAnsi="Times New Roman" w:cs="Times New Roman"/>
            <w:color w:val="000000"/>
            <w:sz w:val="24"/>
            <w:szCs w:val="24"/>
            <w:shd w:val="clear" w:color="auto" w:fill="FFFFFF"/>
            <w:lang w:val="vi-VN"/>
          </w:rPr>
          <w:t xml:space="preserve">Bên </w:t>
        </w:r>
      </w:ins>
      <w:ins w:id="292" w:author="Thu HA" w:date="2026-04-13T13:49:00Z" w16du:dateUtc="2026-04-13T06:49:00Z">
        <w:r>
          <w:rPr>
            <w:rFonts w:ascii="Times New Roman" w:hAnsi="Times New Roman" w:cs="Times New Roman"/>
            <w:color w:val="000000"/>
            <w:sz w:val="24"/>
            <w:szCs w:val="24"/>
            <w:shd w:val="clear" w:color="auto" w:fill="FFFFFF"/>
            <w:lang w:val="vi-VN"/>
          </w:rPr>
          <w:t xml:space="preserve">B đảm bảo rằng việc thực hiện dịch vụ không gây ảnh hưởng cho Bên A và những người </w:t>
        </w:r>
      </w:ins>
      <w:ins w:id="293" w:author="Thu HA" w:date="2026-04-13T13:51:00Z" w16du:dateUtc="2026-04-13T06:51:00Z">
        <w:r>
          <w:rPr>
            <w:rFonts w:ascii="Times New Roman" w:hAnsi="Times New Roman" w:cs="Times New Roman"/>
            <w:color w:val="000000"/>
            <w:sz w:val="24"/>
            <w:szCs w:val="24"/>
            <w:shd w:val="clear" w:color="auto" w:fill="FFFFFF"/>
            <w:lang w:val="vi-VN"/>
          </w:rPr>
          <w:t>khác trong địa điểm làm việc, không gây ô nhiễm môi trường;</w:t>
        </w:r>
      </w:ins>
    </w:p>
    <w:p w14:paraId="51CC0DFE" w14:textId="30E4E009" w:rsidR="00BD7BB9" w:rsidRPr="00BD7BB9" w:rsidRDefault="001C3980" w:rsidP="00BD7BB9">
      <w:pPr>
        <w:pStyle w:val="ListParagraph"/>
        <w:numPr>
          <w:ilvl w:val="0"/>
          <w:numId w:val="8"/>
        </w:numPr>
        <w:spacing w:after="80" w:line="276" w:lineRule="auto"/>
        <w:ind w:left="567" w:hanging="567"/>
        <w:contextualSpacing w:val="0"/>
        <w:jc w:val="both"/>
        <w:rPr>
          <w:ins w:id="294" w:author="Thu HA" w:date="2026-04-13T13:52:00Z" w16du:dateUtc="2026-04-13T06:52:00Z"/>
          <w:rFonts w:ascii="Times New Roman" w:hAnsi="Times New Roman" w:cs="Times New Roman"/>
          <w:sz w:val="24"/>
          <w:szCs w:val="24"/>
          <w:lang w:val="nl-NL"/>
          <w:rPrChange w:id="295" w:author="Thu HA" w:date="2026-04-13T13:52:00Z" w16du:dateUtc="2026-04-13T06:52:00Z">
            <w:rPr>
              <w:ins w:id="296" w:author="Thu HA" w:date="2026-04-13T13:52:00Z" w16du:dateUtc="2026-04-13T06:52:00Z"/>
              <w:rFonts w:ascii="Times New Roman" w:hAnsi="Times New Roman" w:cs="Times New Roman"/>
              <w:color w:val="000000"/>
              <w:sz w:val="24"/>
              <w:szCs w:val="24"/>
              <w:shd w:val="clear" w:color="auto" w:fill="FFFFFF"/>
              <w:lang w:val="vi-VN"/>
            </w:rPr>
          </w:rPrChange>
        </w:rPr>
      </w:pPr>
      <w:ins w:id="297" w:author="Thu HA" w:date="2026-04-13T13:51:00Z" w16du:dateUtc="2026-04-13T06:51:00Z">
        <w:r>
          <w:rPr>
            <w:rFonts w:ascii="Times New Roman" w:hAnsi="Times New Roman" w:cs="Times New Roman"/>
            <w:color w:val="000000"/>
            <w:sz w:val="24"/>
            <w:szCs w:val="24"/>
            <w:shd w:val="clear" w:color="auto" w:fill="FFFFFF"/>
            <w:lang w:val="vi-VN"/>
          </w:rPr>
          <w:t xml:space="preserve">Bên B phải đảm bảo cung cấp hồ sơ về nhân viên vệ sinh làm việc tại địa điểm </w:t>
        </w:r>
      </w:ins>
      <w:ins w:id="298" w:author="Thu HA" w:date="2026-04-13T13:52:00Z" w16du:dateUtc="2026-04-13T06:52:00Z">
        <w:r>
          <w:rPr>
            <w:rFonts w:ascii="Times New Roman" w:hAnsi="Times New Roman" w:cs="Times New Roman"/>
            <w:color w:val="000000"/>
            <w:sz w:val="24"/>
            <w:szCs w:val="24"/>
            <w:shd w:val="clear" w:color="auto" w:fill="FFFFFF"/>
            <w:lang w:val="vi-VN"/>
          </w:rPr>
          <w:t xml:space="preserve">khi bên A yêu cầu và có trách nhiệm báo cáo cho bên A biết khi có sự thay đổi người trong vòng 24 giờ khi thực hiện thay </w:t>
        </w:r>
        <w:r w:rsidR="00BD7BB9">
          <w:rPr>
            <w:rFonts w:ascii="Times New Roman" w:hAnsi="Times New Roman" w:cs="Times New Roman"/>
            <w:color w:val="000000"/>
            <w:sz w:val="24"/>
            <w:szCs w:val="24"/>
            <w:shd w:val="clear" w:color="auto" w:fill="FFFFFF"/>
            <w:lang w:val="vi-VN"/>
          </w:rPr>
          <w:t>đổi;</w:t>
        </w:r>
      </w:ins>
    </w:p>
    <w:p w14:paraId="2817F65A" w14:textId="4A98F03E" w:rsidR="00BD7BB9" w:rsidRPr="00BD7BB9" w:rsidRDefault="00BD7BB9" w:rsidP="00BD7BB9">
      <w:pPr>
        <w:pStyle w:val="ListParagraph"/>
        <w:numPr>
          <w:ilvl w:val="0"/>
          <w:numId w:val="8"/>
        </w:numPr>
        <w:spacing w:after="80" w:line="276" w:lineRule="auto"/>
        <w:ind w:left="567" w:hanging="567"/>
        <w:contextualSpacing w:val="0"/>
        <w:jc w:val="both"/>
        <w:rPr>
          <w:ins w:id="299" w:author="Thu HA" w:date="2026-04-13T13:54:00Z" w16du:dateUtc="2026-04-13T06:54:00Z"/>
          <w:rFonts w:ascii="Times New Roman" w:hAnsi="Times New Roman" w:cs="Times New Roman"/>
          <w:sz w:val="24"/>
          <w:szCs w:val="24"/>
          <w:lang w:val="nl-NL"/>
          <w:rPrChange w:id="300" w:author="Thu HA" w:date="2026-04-13T13:54:00Z" w16du:dateUtc="2026-04-13T06:54:00Z">
            <w:rPr>
              <w:ins w:id="301" w:author="Thu HA" w:date="2026-04-13T13:54:00Z" w16du:dateUtc="2026-04-13T06:54:00Z"/>
              <w:rFonts w:ascii="Times New Roman" w:hAnsi="Times New Roman" w:cs="Times New Roman"/>
              <w:color w:val="000000"/>
              <w:sz w:val="24"/>
              <w:szCs w:val="24"/>
              <w:shd w:val="clear" w:color="auto" w:fill="FFFFFF"/>
              <w:lang w:val="vi-VN"/>
            </w:rPr>
          </w:rPrChange>
        </w:rPr>
      </w:pPr>
      <w:ins w:id="302" w:author="Thu HA" w:date="2026-04-13T13:52:00Z" w16du:dateUtc="2026-04-13T06:52:00Z">
        <w:r>
          <w:rPr>
            <w:rFonts w:ascii="Times New Roman" w:hAnsi="Times New Roman" w:cs="Times New Roman"/>
            <w:color w:val="000000"/>
            <w:sz w:val="24"/>
            <w:szCs w:val="24"/>
            <w:shd w:val="clear" w:color="auto" w:fill="FFFFFF"/>
            <w:lang w:val="vi-VN"/>
          </w:rPr>
          <w:t xml:space="preserve">Bên B sẽ đối </w:t>
        </w:r>
      </w:ins>
      <w:ins w:id="303" w:author="Thu HA" w:date="2026-04-13T13:53:00Z" w16du:dateUtc="2026-04-13T06:53:00Z">
        <w:r>
          <w:rPr>
            <w:rFonts w:ascii="Times New Roman" w:hAnsi="Times New Roman" w:cs="Times New Roman"/>
            <w:color w:val="000000"/>
            <w:sz w:val="24"/>
            <w:szCs w:val="24"/>
            <w:shd w:val="clear" w:color="auto" w:fill="FFFFFF"/>
            <w:lang w:val="vi-VN"/>
          </w:rPr>
          <w:t xml:space="preserve">xử hòa nhã với tất cả nhân viên của Bên A và những khách hàng ra vào địa điểm làm việc. Bên B không được phép mang bất kỳ tài liệu nào khác trong giờ làm việc mà chưa được sự cho phép </w:t>
        </w:r>
      </w:ins>
      <w:ins w:id="304" w:author="Thu HA" w:date="2026-04-13T13:54:00Z" w16du:dateUtc="2026-04-13T06:54:00Z">
        <w:r>
          <w:rPr>
            <w:rFonts w:ascii="Times New Roman" w:hAnsi="Times New Roman" w:cs="Times New Roman"/>
            <w:color w:val="000000"/>
            <w:sz w:val="24"/>
            <w:szCs w:val="24"/>
            <w:shd w:val="clear" w:color="auto" w:fill="FFFFFF"/>
            <w:lang w:val="vi-VN"/>
          </w:rPr>
          <w:t>của bên A;</w:t>
        </w:r>
      </w:ins>
    </w:p>
    <w:p w14:paraId="770990B0" w14:textId="30D86F66" w:rsidR="00BD7BB9" w:rsidRPr="00BD7BB9" w:rsidRDefault="00BD7BB9" w:rsidP="00BD7BB9">
      <w:pPr>
        <w:pStyle w:val="ListParagraph"/>
        <w:numPr>
          <w:ilvl w:val="0"/>
          <w:numId w:val="8"/>
        </w:numPr>
        <w:spacing w:after="80" w:line="276" w:lineRule="auto"/>
        <w:ind w:left="567" w:hanging="567"/>
        <w:contextualSpacing w:val="0"/>
        <w:jc w:val="both"/>
        <w:rPr>
          <w:ins w:id="305" w:author="Thu HA" w:date="2026-04-13T13:54:00Z" w16du:dateUtc="2026-04-13T06:54:00Z"/>
          <w:rFonts w:ascii="Times New Roman" w:hAnsi="Times New Roman" w:cs="Times New Roman"/>
          <w:sz w:val="24"/>
          <w:szCs w:val="24"/>
          <w:lang w:val="nl-NL"/>
          <w:rPrChange w:id="306" w:author="Thu HA" w:date="2026-04-13T13:54:00Z" w16du:dateUtc="2026-04-13T06:54:00Z">
            <w:rPr>
              <w:ins w:id="307" w:author="Thu HA" w:date="2026-04-13T13:54:00Z" w16du:dateUtc="2026-04-13T06:54:00Z"/>
              <w:rFonts w:ascii="Times New Roman" w:hAnsi="Times New Roman" w:cs="Times New Roman"/>
              <w:color w:val="000000"/>
              <w:sz w:val="24"/>
              <w:szCs w:val="24"/>
              <w:shd w:val="clear" w:color="auto" w:fill="FFFFFF"/>
              <w:lang w:val="vi-VN"/>
            </w:rPr>
          </w:rPrChange>
        </w:rPr>
      </w:pPr>
      <w:ins w:id="308" w:author="Thu HA" w:date="2026-04-13T13:54:00Z" w16du:dateUtc="2026-04-13T06:54:00Z">
        <w:r>
          <w:rPr>
            <w:rFonts w:ascii="Times New Roman" w:hAnsi="Times New Roman" w:cs="Times New Roman"/>
            <w:color w:val="000000"/>
            <w:sz w:val="24"/>
            <w:szCs w:val="24"/>
            <w:shd w:val="clear" w:color="auto" w:fill="FFFFFF"/>
            <w:lang w:val="vi-VN"/>
          </w:rPr>
          <w:t>Phải đảm bảo cung cấp đủ số lượng nhận viên theo quy định tại Hợp đồng này;</w:t>
        </w:r>
      </w:ins>
    </w:p>
    <w:p w14:paraId="3998E523" w14:textId="0A478C3A" w:rsidR="00BD7BB9" w:rsidRPr="00BD7BB9" w:rsidRDefault="00BD7BB9" w:rsidP="00BD7BB9">
      <w:pPr>
        <w:pStyle w:val="ListParagraph"/>
        <w:numPr>
          <w:ilvl w:val="0"/>
          <w:numId w:val="8"/>
        </w:numPr>
        <w:spacing w:after="80" w:line="276" w:lineRule="auto"/>
        <w:ind w:left="567" w:hanging="567"/>
        <w:contextualSpacing w:val="0"/>
        <w:jc w:val="both"/>
        <w:rPr>
          <w:ins w:id="309" w:author="Thu HA" w:date="2026-04-13T14:00:00Z" w16du:dateUtc="2026-04-13T07:00:00Z"/>
          <w:rFonts w:ascii="Times New Roman" w:hAnsi="Times New Roman" w:cs="Times New Roman"/>
          <w:sz w:val="24"/>
          <w:szCs w:val="24"/>
          <w:lang w:val="nl-NL"/>
          <w:rPrChange w:id="310" w:author="Thu HA" w:date="2026-04-13T14:00:00Z" w16du:dateUtc="2026-04-13T07:00:00Z">
            <w:rPr>
              <w:ins w:id="311" w:author="Thu HA" w:date="2026-04-13T14:00:00Z" w16du:dateUtc="2026-04-13T07:00:00Z"/>
              <w:rFonts w:ascii="Times New Roman" w:hAnsi="Times New Roman" w:cs="Times New Roman"/>
              <w:color w:val="000000"/>
              <w:sz w:val="24"/>
              <w:szCs w:val="24"/>
              <w:shd w:val="clear" w:color="auto" w:fill="FFFFFF"/>
              <w:lang w:val="vi-VN"/>
            </w:rPr>
          </w:rPrChange>
        </w:rPr>
      </w:pPr>
      <w:ins w:id="312" w:author="Thu HA" w:date="2026-04-13T13:54:00Z" w16du:dateUtc="2026-04-13T06:54:00Z">
        <w:r>
          <w:rPr>
            <w:rFonts w:ascii="Times New Roman" w:hAnsi="Times New Roman" w:cs="Times New Roman"/>
            <w:color w:val="000000"/>
            <w:sz w:val="24"/>
            <w:szCs w:val="24"/>
            <w:shd w:val="clear" w:color="auto" w:fill="FFFFFF"/>
            <w:lang w:val="vi-VN"/>
          </w:rPr>
          <w:t xml:space="preserve">Trong quá trình thực </w:t>
        </w:r>
      </w:ins>
      <w:ins w:id="313" w:author="Thu HA" w:date="2026-04-13T13:55:00Z" w16du:dateUtc="2026-04-13T06:55:00Z">
        <w:r>
          <w:rPr>
            <w:rFonts w:ascii="Times New Roman" w:hAnsi="Times New Roman" w:cs="Times New Roman"/>
            <w:color w:val="000000"/>
            <w:sz w:val="24"/>
            <w:szCs w:val="24"/>
            <w:shd w:val="clear" w:color="auto" w:fill="FFFFFF"/>
            <w:lang w:val="vi-VN"/>
          </w:rPr>
          <w:t xml:space="preserve">hiện công việc, bên B phải thực hiện ngay theo yêu cùa thay đổi của Bên A </w:t>
        </w:r>
      </w:ins>
      <w:ins w:id="314" w:author="Thu HA" w:date="2026-04-13T13:56:00Z" w16du:dateUtc="2026-04-13T06:56:00Z">
        <w:r>
          <w:rPr>
            <w:rFonts w:ascii="Times New Roman" w:hAnsi="Times New Roman" w:cs="Times New Roman"/>
            <w:color w:val="000000"/>
            <w:sz w:val="24"/>
            <w:szCs w:val="24"/>
            <w:shd w:val="clear" w:color="auto" w:fill="FFFFFF"/>
            <w:lang w:val="vi-VN"/>
          </w:rPr>
          <w:t xml:space="preserve">trong trường hợp hóa chất gây mùi làm ảnh hưởng đến khách hàng/ nhân viên Bên A hoặc hóa chất sử dụng không phù </w:t>
        </w:r>
      </w:ins>
      <w:ins w:id="315" w:author="Thu HA" w:date="2026-04-13T13:57:00Z" w16du:dateUtc="2026-04-13T06:57:00Z">
        <w:r>
          <w:rPr>
            <w:rFonts w:ascii="Times New Roman" w:hAnsi="Times New Roman" w:cs="Times New Roman"/>
            <w:color w:val="000000"/>
            <w:sz w:val="24"/>
            <w:szCs w:val="24"/>
            <w:shd w:val="clear" w:color="auto" w:fill="FFFFFF"/>
            <w:lang w:val="vi-VN"/>
          </w:rPr>
          <w:t xml:space="preserve">hợp với công việc gây hư hỏng, hoen ố trong quá trình làm sạch hoặc hóa chất Bên b sử dụng không phù hợp theo quy định của </w:t>
        </w:r>
      </w:ins>
      <w:ins w:id="316" w:author="Thu HA" w:date="2026-04-13T13:58:00Z" w16du:dateUtc="2026-04-13T06:58:00Z">
        <w:r>
          <w:rPr>
            <w:rFonts w:ascii="Times New Roman" w:hAnsi="Times New Roman" w:cs="Times New Roman"/>
            <w:color w:val="000000"/>
            <w:sz w:val="24"/>
            <w:szCs w:val="24"/>
            <w:shd w:val="clear" w:color="auto" w:fill="FFFFFF"/>
            <w:lang w:val="vi-VN"/>
          </w:rPr>
          <w:t xml:space="preserve">Pháp luật. Hóa chất Bên B sử dụng phải chưa hết hạn sử dụng, là sản phẩm được phép lưu thông trên thị trường và đảm bảo không gây hại cho người, </w:t>
        </w:r>
      </w:ins>
      <w:ins w:id="317" w:author="Thu HA" w:date="2026-04-13T13:59:00Z" w16du:dateUtc="2026-04-13T06:59:00Z">
        <w:r>
          <w:rPr>
            <w:rFonts w:ascii="Times New Roman" w:hAnsi="Times New Roman" w:cs="Times New Roman"/>
            <w:color w:val="000000"/>
            <w:sz w:val="24"/>
            <w:szCs w:val="24"/>
            <w:shd w:val="clear" w:color="auto" w:fill="FFFFFF"/>
            <w:lang w:val="vi-VN"/>
          </w:rPr>
          <w:t>động</w:t>
        </w:r>
      </w:ins>
      <w:ins w:id="318" w:author="Thu HA" w:date="2026-04-13T13:58:00Z" w16du:dateUtc="2026-04-13T06:58:00Z">
        <w:r>
          <w:rPr>
            <w:rFonts w:ascii="Times New Roman" w:hAnsi="Times New Roman" w:cs="Times New Roman"/>
            <w:color w:val="000000"/>
            <w:sz w:val="24"/>
            <w:szCs w:val="24"/>
            <w:shd w:val="clear" w:color="auto" w:fill="FFFFFF"/>
            <w:lang w:val="vi-VN"/>
          </w:rPr>
          <w:t xml:space="preserve"> </w:t>
        </w:r>
      </w:ins>
      <w:ins w:id="319" w:author="Thu HA" w:date="2026-04-13T13:59:00Z" w16du:dateUtc="2026-04-13T06:59:00Z">
        <w:r>
          <w:rPr>
            <w:rFonts w:ascii="Times New Roman" w:hAnsi="Times New Roman" w:cs="Times New Roman"/>
            <w:color w:val="000000"/>
            <w:sz w:val="24"/>
            <w:szCs w:val="24"/>
            <w:shd w:val="clear" w:color="auto" w:fill="FFFFFF"/>
            <w:lang w:val="vi-VN"/>
          </w:rPr>
          <w:t xml:space="preserve">vật, </w:t>
        </w:r>
      </w:ins>
      <w:ins w:id="320" w:author="Thu HA" w:date="2026-04-13T13:55:00Z" w16du:dateUtc="2026-04-13T06:55:00Z">
        <w:r>
          <w:rPr>
            <w:rFonts w:ascii="Times New Roman" w:hAnsi="Times New Roman" w:cs="Times New Roman"/>
            <w:color w:val="000000"/>
            <w:sz w:val="24"/>
            <w:szCs w:val="24"/>
            <w:shd w:val="clear" w:color="auto" w:fill="FFFFFF"/>
            <w:lang w:val="vi-VN"/>
          </w:rPr>
          <w:t xml:space="preserve"> </w:t>
        </w:r>
      </w:ins>
      <w:ins w:id="321" w:author="Thu HA" w:date="2026-04-13T13:59:00Z" w16du:dateUtc="2026-04-13T06:59:00Z">
        <w:r>
          <w:rPr>
            <w:rFonts w:ascii="Times New Roman" w:hAnsi="Times New Roman" w:cs="Times New Roman"/>
            <w:color w:val="000000"/>
            <w:sz w:val="24"/>
            <w:szCs w:val="24"/>
            <w:shd w:val="clear" w:color="auto" w:fill="FFFFFF"/>
            <w:lang w:val="vi-VN"/>
          </w:rPr>
          <w:t xml:space="preserve">thực vật, tài sản, môi trường trong điều kiện vận chuyển, lưu giữ, bảo quản và sử dụng </w:t>
        </w:r>
      </w:ins>
      <w:ins w:id="322" w:author="Thu HA" w:date="2026-04-13T14:00:00Z" w16du:dateUtc="2026-04-13T07:00:00Z">
        <w:r>
          <w:rPr>
            <w:rFonts w:ascii="Times New Roman" w:hAnsi="Times New Roman" w:cs="Times New Roman"/>
            <w:color w:val="000000"/>
            <w:sz w:val="24"/>
            <w:szCs w:val="24"/>
            <w:shd w:val="clear" w:color="auto" w:fill="FFFFFF"/>
            <w:lang w:val="vi-VN"/>
          </w:rPr>
          <w:t>phù hợp với tiêu chuẩn công bố áp dụng, quy chuẩn kỹ thuật tương ứng theo quy định của pháp luật hiện hành;</w:t>
        </w:r>
      </w:ins>
    </w:p>
    <w:p w14:paraId="7663D25F" w14:textId="20E4F160" w:rsidR="00BD7BB9" w:rsidRPr="00E93255" w:rsidRDefault="00BD7BB9" w:rsidP="00BD7BB9">
      <w:pPr>
        <w:pStyle w:val="ListParagraph"/>
        <w:numPr>
          <w:ilvl w:val="0"/>
          <w:numId w:val="8"/>
        </w:numPr>
        <w:spacing w:after="80" w:line="276" w:lineRule="auto"/>
        <w:ind w:left="567" w:hanging="567"/>
        <w:contextualSpacing w:val="0"/>
        <w:jc w:val="both"/>
        <w:rPr>
          <w:ins w:id="323" w:author="Thu HA" w:date="2026-04-13T14:09:00Z" w16du:dateUtc="2026-04-13T07:09:00Z"/>
          <w:rFonts w:ascii="Times New Roman" w:hAnsi="Times New Roman" w:cs="Times New Roman"/>
          <w:sz w:val="24"/>
          <w:szCs w:val="24"/>
          <w:lang w:val="nl-NL"/>
          <w:rPrChange w:id="324" w:author="Thu HA" w:date="2026-04-13T14:09:00Z" w16du:dateUtc="2026-04-13T07:09:00Z">
            <w:rPr>
              <w:ins w:id="325" w:author="Thu HA" w:date="2026-04-13T14:09:00Z" w16du:dateUtc="2026-04-13T07:09:00Z"/>
              <w:rFonts w:ascii="Times New Roman" w:hAnsi="Times New Roman" w:cs="Times New Roman"/>
              <w:color w:val="000000"/>
              <w:sz w:val="24"/>
              <w:szCs w:val="24"/>
              <w:shd w:val="clear" w:color="auto" w:fill="FFFFFF"/>
              <w:lang w:val="vi-VN"/>
            </w:rPr>
          </w:rPrChange>
        </w:rPr>
      </w:pPr>
      <w:ins w:id="326" w:author="Thu HA" w:date="2026-04-13T14:00:00Z" w16du:dateUtc="2026-04-13T07:00:00Z">
        <w:r>
          <w:rPr>
            <w:rFonts w:ascii="Times New Roman" w:hAnsi="Times New Roman" w:cs="Times New Roman"/>
            <w:color w:val="000000"/>
            <w:sz w:val="24"/>
            <w:szCs w:val="24"/>
            <w:shd w:val="clear" w:color="auto" w:fill="FFFFFF"/>
            <w:lang w:val="vi-VN"/>
          </w:rPr>
          <w:t xml:space="preserve">Bên B phải di chuyển ngay trong vòng 24 giờ </w:t>
        </w:r>
      </w:ins>
      <w:ins w:id="327" w:author="Thu HA" w:date="2026-04-13T14:01:00Z" w16du:dateUtc="2026-04-13T07:01:00Z">
        <w:r>
          <w:rPr>
            <w:rFonts w:ascii="Times New Roman" w:hAnsi="Times New Roman" w:cs="Times New Roman"/>
            <w:color w:val="000000"/>
            <w:sz w:val="24"/>
            <w:szCs w:val="24"/>
            <w:shd w:val="clear" w:color="auto" w:fill="FFFFFF"/>
            <w:lang w:val="vi-VN"/>
          </w:rPr>
          <w:t xml:space="preserve">các phương tiện, công cụ, vật tư khỏi địa điểm làm việc khi chấm dứt Hợp đồng theo yêu cầu của Bên A. Sau thời hạn này, </w:t>
        </w:r>
      </w:ins>
      <w:ins w:id="328" w:author="Thu HA" w:date="2026-04-13T14:07:00Z" w16du:dateUtc="2026-04-13T07:07:00Z">
        <w:r w:rsidR="00E93255">
          <w:rPr>
            <w:rFonts w:ascii="Times New Roman" w:hAnsi="Times New Roman" w:cs="Times New Roman"/>
            <w:color w:val="000000"/>
            <w:sz w:val="24"/>
            <w:szCs w:val="24"/>
            <w:shd w:val="clear" w:color="auto" w:fill="FFFFFF"/>
            <w:lang w:val="vi-VN"/>
          </w:rPr>
          <w:t>B</w:t>
        </w:r>
      </w:ins>
      <w:ins w:id="329" w:author="Thu HA" w:date="2026-04-13T14:01:00Z" w16du:dateUtc="2026-04-13T07:01:00Z">
        <w:r>
          <w:rPr>
            <w:rFonts w:ascii="Times New Roman" w:hAnsi="Times New Roman" w:cs="Times New Roman"/>
            <w:color w:val="000000"/>
            <w:sz w:val="24"/>
            <w:szCs w:val="24"/>
            <w:shd w:val="clear" w:color="auto" w:fill="FFFFFF"/>
            <w:lang w:val="vi-VN"/>
          </w:rPr>
          <w:t xml:space="preserve">ên A có toàn quyền </w:t>
        </w:r>
      </w:ins>
      <w:ins w:id="330" w:author="Thu HA" w:date="2026-04-13T14:02:00Z" w16du:dateUtc="2026-04-13T07:02:00Z">
        <w:r>
          <w:rPr>
            <w:rFonts w:ascii="Times New Roman" w:hAnsi="Times New Roman" w:cs="Times New Roman"/>
            <w:color w:val="000000"/>
            <w:sz w:val="24"/>
            <w:szCs w:val="24"/>
            <w:shd w:val="clear" w:color="auto" w:fill="FFFFFF"/>
            <w:lang w:val="vi-VN"/>
          </w:rPr>
          <w:t xml:space="preserve">xử lý các vật dụng này. Mọi chi phí phát sinh (nếu óc) sẽ do Bên B chi trả. Tuy nhiên, Bên B </w:t>
        </w:r>
        <w:r w:rsidR="00E93255">
          <w:rPr>
            <w:rFonts w:ascii="Times New Roman" w:hAnsi="Times New Roman" w:cs="Times New Roman"/>
            <w:color w:val="000000"/>
            <w:sz w:val="24"/>
            <w:szCs w:val="24"/>
            <w:shd w:val="clear" w:color="auto" w:fill="FFFFFF"/>
            <w:lang w:val="vi-VN"/>
          </w:rPr>
          <w:t>vẫn phải chịu trách nhiệm</w:t>
        </w:r>
      </w:ins>
      <w:ins w:id="331" w:author="Thu HA" w:date="2026-04-13T14:03:00Z" w16du:dateUtc="2026-04-13T07:03:00Z">
        <w:r w:rsidR="00E93255">
          <w:rPr>
            <w:rFonts w:ascii="Times New Roman" w:hAnsi="Times New Roman" w:cs="Times New Roman"/>
            <w:color w:val="000000"/>
            <w:sz w:val="24"/>
            <w:szCs w:val="24"/>
            <w:shd w:val="clear" w:color="auto" w:fill="FFFFFF"/>
            <w:lang w:val="vi-VN"/>
          </w:rPr>
          <w:t xml:space="preserve"> và chi phí </w:t>
        </w:r>
      </w:ins>
      <w:ins w:id="332" w:author="Thu HA" w:date="2026-04-13T14:08:00Z" w16du:dateUtc="2026-04-13T07:08:00Z">
        <w:r w:rsidR="00E93255">
          <w:rPr>
            <w:rFonts w:ascii="Times New Roman" w:hAnsi="Times New Roman" w:cs="Times New Roman"/>
            <w:color w:val="000000"/>
            <w:sz w:val="24"/>
            <w:szCs w:val="24"/>
            <w:shd w:val="clear" w:color="auto" w:fill="FFFFFF"/>
            <w:lang w:val="vi-VN"/>
          </w:rPr>
          <w:t xml:space="preserve">phát sinh </w:t>
        </w:r>
      </w:ins>
      <w:ins w:id="333" w:author="Thu HA" w:date="2026-04-13T14:03:00Z" w16du:dateUtc="2026-04-13T07:03:00Z">
        <w:r w:rsidR="00E93255">
          <w:rPr>
            <w:rFonts w:ascii="Times New Roman" w:hAnsi="Times New Roman" w:cs="Times New Roman"/>
            <w:color w:val="000000"/>
            <w:sz w:val="24"/>
            <w:szCs w:val="24"/>
            <w:shd w:val="clear" w:color="auto" w:fill="FFFFFF"/>
            <w:lang w:val="vi-VN"/>
          </w:rPr>
          <w:t xml:space="preserve">liên quan đến phương tiện, công cụ, vật tư của bên B trong thời gian bên B chưa di chuyển khỏi </w:t>
        </w:r>
      </w:ins>
      <w:ins w:id="334" w:author="Thu HA" w:date="2026-04-13T14:04:00Z" w16du:dateUtc="2026-04-13T07:04:00Z">
        <w:r w:rsidR="00E93255">
          <w:rPr>
            <w:rFonts w:ascii="Times New Roman" w:hAnsi="Times New Roman" w:cs="Times New Roman"/>
            <w:color w:val="000000"/>
            <w:sz w:val="24"/>
            <w:szCs w:val="24"/>
            <w:shd w:val="clear" w:color="auto" w:fill="FFFFFF"/>
            <w:lang w:val="vi-VN"/>
          </w:rPr>
          <w:t xml:space="preserve">địa điểm làm </w:t>
        </w:r>
      </w:ins>
      <w:ins w:id="335" w:author="Thu HA" w:date="2026-04-13T14:09:00Z" w16du:dateUtc="2026-04-13T07:09:00Z">
        <w:r w:rsidR="00E93255">
          <w:rPr>
            <w:rFonts w:ascii="Times New Roman" w:hAnsi="Times New Roman" w:cs="Times New Roman"/>
            <w:color w:val="000000"/>
            <w:sz w:val="24"/>
            <w:szCs w:val="24"/>
            <w:shd w:val="clear" w:color="auto" w:fill="FFFFFF"/>
            <w:lang w:val="vi-VN"/>
          </w:rPr>
          <w:t>việc;</w:t>
        </w:r>
      </w:ins>
    </w:p>
    <w:p w14:paraId="77FDFE66" w14:textId="5183B1B6" w:rsidR="00E93255" w:rsidRPr="00FC3078" w:rsidRDefault="00E93255" w:rsidP="00BD7BB9">
      <w:pPr>
        <w:pStyle w:val="ListParagraph"/>
        <w:numPr>
          <w:ilvl w:val="0"/>
          <w:numId w:val="8"/>
        </w:numPr>
        <w:spacing w:after="80" w:line="276" w:lineRule="auto"/>
        <w:ind w:left="567" w:hanging="567"/>
        <w:contextualSpacing w:val="0"/>
        <w:jc w:val="both"/>
        <w:rPr>
          <w:ins w:id="336" w:author="Thu HA" w:date="2026-04-13T14:16:00Z" w16du:dateUtc="2026-04-13T07:16:00Z"/>
          <w:rFonts w:ascii="Times New Roman" w:hAnsi="Times New Roman" w:cs="Times New Roman"/>
          <w:sz w:val="24"/>
          <w:szCs w:val="24"/>
          <w:lang w:val="nl-NL"/>
          <w:rPrChange w:id="337" w:author="Thu HA" w:date="2026-04-13T14:16:00Z" w16du:dateUtc="2026-04-13T07:16:00Z">
            <w:rPr>
              <w:ins w:id="338" w:author="Thu HA" w:date="2026-04-13T14:16:00Z" w16du:dateUtc="2026-04-13T07:16:00Z"/>
              <w:rFonts w:ascii="Times New Roman" w:hAnsi="Times New Roman" w:cs="Times New Roman"/>
              <w:color w:val="000000"/>
              <w:sz w:val="24"/>
              <w:szCs w:val="24"/>
              <w:shd w:val="clear" w:color="auto" w:fill="FFFFFF"/>
              <w:lang w:val="vi-VN"/>
            </w:rPr>
          </w:rPrChange>
        </w:rPr>
      </w:pPr>
      <w:ins w:id="339" w:author="Thu HA" w:date="2026-04-13T14:09:00Z" w16du:dateUtc="2026-04-13T07:09:00Z">
        <w:r>
          <w:rPr>
            <w:rFonts w:ascii="Times New Roman" w:hAnsi="Times New Roman" w:cs="Times New Roman"/>
            <w:color w:val="000000"/>
            <w:sz w:val="24"/>
            <w:szCs w:val="24"/>
            <w:shd w:val="clear" w:color="auto" w:fill="FFFFFF"/>
            <w:lang w:val="vi-VN"/>
          </w:rPr>
          <w:t xml:space="preserve">Bên B/ nhân viên của Bên </w:t>
        </w:r>
      </w:ins>
      <w:ins w:id="340" w:author="Thu HA" w:date="2026-04-13T14:10:00Z" w16du:dateUtc="2026-04-13T07:10:00Z">
        <w:r>
          <w:rPr>
            <w:rFonts w:ascii="Times New Roman" w:hAnsi="Times New Roman" w:cs="Times New Roman"/>
            <w:color w:val="000000"/>
            <w:sz w:val="24"/>
            <w:szCs w:val="24"/>
            <w:shd w:val="clear" w:color="auto" w:fill="FFFFFF"/>
            <w:lang w:val="vi-VN"/>
          </w:rPr>
          <w:t xml:space="preserve">B cam kết không thự hiện hay hứa thực hiện chi tiền, quà hay bất kỳ vật có giá trị nào trực tiếp hay gián tiếp cho nhân </w:t>
        </w:r>
      </w:ins>
      <w:ins w:id="341" w:author="Thu HA" w:date="2026-04-13T14:11:00Z" w16du:dateUtc="2026-04-13T07:11:00Z">
        <w:r>
          <w:rPr>
            <w:rFonts w:ascii="Times New Roman" w:hAnsi="Times New Roman" w:cs="Times New Roman"/>
            <w:color w:val="000000"/>
            <w:sz w:val="24"/>
            <w:szCs w:val="24"/>
            <w:shd w:val="clear" w:color="auto" w:fill="FFFFFF"/>
            <w:lang w:val="vi-VN"/>
          </w:rPr>
          <w:t xml:space="preserve">viên của Bên A theo hình thức tặng/ chiết khấu/ hoa hồng, ... riêng </w:t>
        </w:r>
      </w:ins>
      <w:ins w:id="342" w:author="Thu HA" w:date="2026-04-13T14:12:00Z" w16du:dateUtc="2026-04-13T07:12:00Z">
        <w:r>
          <w:rPr>
            <w:rFonts w:ascii="Times New Roman" w:hAnsi="Times New Roman" w:cs="Times New Roman"/>
            <w:color w:val="000000"/>
            <w:sz w:val="24"/>
            <w:szCs w:val="24"/>
            <w:shd w:val="clear" w:color="auto" w:fill="FFFFFF"/>
            <w:lang w:val="vi-VN"/>
          </w:rPr>
          <w:t xml:space="preserve">cho cá nhân/ nhóm cá nhân và/ hoặc thông đồng với nhân viên của Bên A làm cho nhân viên của </w:t>
        </w:r>
      </w:ins>
      <w:ins w:id="343" w:author="Thu HA" w:date="2026-04-13T14:13:00Z" w16du:dateUtc="2026-04-13T07:13:00Z">
        <w:r>
          <w:rPr>
            <w:rFonts w:ascii="Times New Roman" w:hAnsi="Times New Roman" w:cs="Times New Roman"/>
            <w:color w:val="000000"/>
            <w:sz w:val="24"/>
            <w:szCs w:val="24"/>
            <w:shd w:val="clear" w:color="auto" w:fill="FFFFFF"/>
            <w:lang w:val="vi-VN"/>
          </w:rPr>
          <w:t xml:space="preserve">Bên A không thực </w:t>
        </w:r>
        <w:r w:rsidR="00FC3078">
          <w:rPr>
            <w:rFonts w:ascii="Times New Roman" w:hAnsi="Times New Roman" w:cs="Times New Roman"/>
            <w:color w:val="000000"/>
            <w:sz w:val="24"/>
            <w:szCs w:val="24"/>
            <w:shd w:val="clear" w:color="auto" w:fill="FFFFFF"/>
            <w:lang w:val="vi-VN"/>
          </w:rPr>
          <w:t xml:space="preserve">hiện, thực hiện không đầy đủ hay sai trái theo phạm vi công việc, chức năng chuyên môn </w:t>
        </w:r>
      </w:ins>
      <w:ins w:id="344" w:author="Thu HA" w:date="2026-04-13T14:14:00Z" w16du:dateUtc="2026-04-13T07:14:00Z">
        <w:r w:rsidR="00FC3078">
          <w:rPr>
            <w:rFonts w:ascii="Times New Roman" w:hAnsi="Times New Roman" w:cs="Times New Roman"/>
            <w:color w:val="000000"/>
            <w:sz w:val="24"/>
            <w:szCs w:val="24"/>
            <w:shd w:val="clear" w:color="auto" w:fill="FFFFFF"/>
            <w:lang w:val="vi-VN"/>
          </w:rPr>
          <w:t xml:space="preserve">mà bên A đã phân công. Đồng thời Bên B/ </w:t>
        </w:r>
        <w:r w:rsidR="00FC3078">
          <w:rPr>
            <w:rFonts w:ascii="Times New Roman" w:hAnsi="Times New Roman" w:cs="Times New Roman"/>
            <w:color w:val="000000"/>
            <w:sz w:val="24"/>
            <w:szCs w:val="24"/>
            <w:shd w:val="clear" w:color="auto" w:fill="FFFFFF"/>
            <w:lang w:val="vi-VN"/>
          </w:rPr>
          <w:lastRenderedPageBreak/>
          <w:t xml:space="preserve">nhân viên của bên B cam kết sẽ thông báo ngay lập tức cho người có thẩm quyền của Bên A mọi hành vi/ </w:t>
        </w:r>
      </w:ins>
      <w:ins w:id="345" w:author="Thu HA" w:date="2026-04-13T14:15:00Z" w16du:dateUtc="2026-04-13T07:15:00Z">
        <w:r w:rsidR="00FC3078">
          <w:rPr>
            <w:rFonts w:ascii="Times New Roman" w:hAnsi="Times New Roman" w:cs="Times New Roman"/>
            <w:color w:val="000000"/>
            <w:sz w:val="24"/>
            <w:szCs w:val="24"/>
            <w:shd w:val="clear" w:color="auto" w:fill="FFFFFF"/>
            <w:lang w:val="vi-VN"/>
          </w:rPr>
          <w:t xml:space="preserve">biểu hiện của nhân viên Bên A liên quan đến việc đòi hỏi, yêu cầu chi tiền hay bất kỳ vật có giá trị nào trực tiếp </w:t>
        </w:r>
      </w:ins>
      <w:ins w:id="346" w:author="Thu HA" w:date="2026-04-13T14:16:00Z" w16du:dateUtc="2026-04-13T07:16:00Z">
        <w:r w:rsidR="00FC3078">
          <w:rPr>
            <w:rFonts w:ascii="Times New Roman" w:hAnsi="Times New Roman" w:cs="Times New Roman"/>
            <w:color w:val="000000"/>
            <w:sz w:val="24"/>
            <w:szCs w:val="24"/>
            <w:shd w:val="clear" w:color="auto" w:fill="FFFFFF"/>
            <w:lang w:val="vi-VN"/>
          </w:rPr>
          <w:t>hay gián tiếp đối với Bên B/ nhân viên của Bên B trong quá trình đàm phám, ký kết và thực hiện Hợp đồng này;</w:t>
        </w:r>
      </w:ins>
    </w:p>
    <w:p w14:paraId="11E88274" w14:textId="34F3657A" w:rsidR="00FC3078" w:rsidRPr="00877441" w:rsidRDefault="00877441" w:rsidP="00BD7BB9">
      <w:pPr>
        <w:pStyle w:val="ListParagraph"/>
        <w:numPr>
          <w:ilvl w:val="0"/>
          <w:numId w:val="8"/>
        </w:numPr>
        <w:spacing w:after="80" w:line="276" w:lineRule="auto"/>
        <w:ind w:left="567" w:hanging="567"/>
        <w:contextualSpacing w:val="0"/>
        <w:jc w:val="both"/>
        <w:rPr>
          <w:ins w:id="347" w:author="Thu HA" w:date="2026-04-13T14:21:00Z" w16du:dateUtc="2026-04-13T07:21:00Z"/>
          <w:rFonts w:ascii="Times New Roman" w:hAnsi="Times New Roman" w:cs="Times New Roman"/>
          <w:sz w:val="24"/>
          <w:szCs w:val="24"/>
          <w:lang w:val="nl-NL"/>
          <w:rPrChange w:id="348" w:author="Thu HA" w:date="2026-04-13T14:21:00Z" w16du:dateUtc="2026-04-13T07:21:00Z">
            <w:rPr>
              <w:ins w:id="349" w:author="Thu HA" w:date="2026-04-13T14:21:00Z" w16du:dateUtc="2026-04-13T07:21:00Z"/>
              <w:rFonts w:ascii="Times New Roman" w:hAnsi="Times New Roman" w:cs="Times New Roman"/>
              <w:sz w:val="24"/>
              <w:szCs w:val="24"/>
              <w:lang w:val="vi-VN"/>
            </w:rPr>
          </w:rPrChange>
        </w:rPr>
      </w:pPr>
      <w:ins w:id="350" w:author="Thu HA" w:date="2026-04-13T14:18:00Z" w16du:dateUtc="2026-04-13T07:18:00Z">
        <w:r>
          <w:rPr>
            <w:rFonts w:ascii="Times New Roman" w:hAnsi="Times New Roman" w:cs="Times New Roman"/>
            <w:sz w:val="24"/>
            <w:szCs w:val="24"/>
            <w:lang w:val="nl-NL"/>
          </w:rPr>
          <w:t>Bên</w:t>
        </w:r>
        <w:r>
          <w:rPr>
            <w:rFonts w:ascii="Times New Roman" w:hAnsi="Times New Roman" w:cs="Times New Roman"/>
            <w:sz w:val="24"/>
            <w:szCs w:val="24"/>
            <w:lang w:val="vi-VN"/>
          </w:rPr>
          <w:t xml:space="preserve"> B và các nhân viên tạp vụ của bên B</w:t>
        </w:r>
      </w:ins>
      <w:ins w:id="351" w:author="Thu HA" w:date="2026-04-13T14:19:00Z" w16du:dateUtc="2026-04-13T07:19:00Z">
        <w:r>
          <w:rPr>
            <w:rFonts w:ascii="Times New Roman" w:hAnsi="Times New Roman" w:cs="Times New Roman"/>
            <w:sz w:val="24"/>
            <w:szCs w:val="24"/>
            <w:lang w:val="vi-VN"/>
          </w:rPr>
          <w:t xml:space="preserve"> không được nhân danh, đại diện của Bên A để thực hiện các giao dịch, ký kết các Hợp đồng, thảo thuận, đưa ra các tuyên bố </w:t>
        </w:r>
      </w:ins>
      <w:ins w:id="352" w:author="Thu HA" w:date="2026-04-13T14:20:00Z" w16du:dateUtc="2026-04-13T07:20:00Z">
        <w:r>
          <w:rPr>
            <w:rFonts w:ascii="Times New Roman" w:hAnsi="Times New Roman" w:cs="Times New Roman"/>
            <w:sz w:val="24"/>
            <w:szCs w:val="24"/>
            <w:lang w:val="vi-VN"/>
          </w:rPr>
          <w:t xml:space="preserve">hoặc hành động làm cho bên thứ ba nhầm lẫn rằng Bên B/ Nhân viên viên tạp vụ đang nhân danh/ đại diện cho Bên </w:t>
        </w:r>
      </w:ins>
      <w:ins w:id="353" w:author="Thu HA" w:date="2026-04-13T14:21:00Z" w16du:dateUtc="2026-04-13T07:21:00Z">
        <w:r>
          <w:rPr>
            <w:rFonts w:ascii="Times New Roman" w:hAnsi="Times New Roman" w:cs="Times New Roman"/>
            <w:sz w:val="24"/>
            <w:szCs w:val="24"/>
            <w:lang w:val="vi-VN"/>
          </w:rPr>
          <w:t>A;</w:t>
        </w:r>
      </w:ins>
    </w:p>
    <w:p w14:paraId="2629DCFD" w14:textId="19466AAA" w:rsidR="00E214CA" w:rsidRPr="00E214CA" w:rsidRDefault="00877441" w:rsidP="00BD7BB9">
      <w:pPr>
        <w:pStyle w:val="ListParagraph"/>
        <w:numPr>
          <w:ilvl w:val="0"/>
          <w:numId w:val="8"/>
        </w:numPr>
        <w:spacing w:after="80" w:line="276" w:lineRule="auto"/>
        <w:ind w:left="567" w:hanging="567"/>
        <w:contextualSpacing w:val="0"/>
        <w:jc w:val="both"/>
        <w:rPr>
          <w:ins w:id="354" w:author="Thu HA" w:date="2026-04-13T14:23:00Z" w16du:dateUtc="2026-04-13T07:23:00Z"/>
          <w:rFonts w:ascii="Times New Roman" w:hAnsi="Times New Roman" w:cs="Times New Roman"/>
          <w:sz w:val="24"/>
          <w:szCs w:val="24"/>
          <w:lang w:val="nl-NL"/>
          <w:rPrChange w:id="355" w:author="Thu HA" w:date="2026-04-13T14:23:00Z" w16du:dateUtc="2026-04-13T07:23:00Z">
            <w:rPr>
              <w:ins w:id="356" w:author="Thu HA" w:date="2026-04-13T14:23:00Z" w16du:dateUtc="2026-04-13T07:23:00Z"/>
              <w:rFonts w:ascii="Times New Roman" w:hAnsi="Times New Roman" w:cs="Times New Roman"/>
              <w:sz w:val="24"/>
              <w:szCs w:val="24"/>
              <w:lang w:val="vi-VN"/>
            </w:rPr>
          </w:rPrChange>
        </w:rPr>
      </w:pPr>
      <w:ins w:id="357" w:author="Thu HA" w:date="2026-04-13T14:21:00Z" w16du:dateUtc="2026-04-13T07:21:00Z">
        <w:r>
          <w:rPr>
            <w:rFonts w:ascii="Times New Roman" w:hAnsi="Times New Roman" w:cs="Times New Roman"/>
            <w:sz w:val="24"/>
            <w:szCs w:val="24"/>
            <w:lang w:val="vi-VN"/>
          </w:rPr>
          <w:t xml:space="preserve">Tiếp nhận các phản ánh chất lượng dịch vụ </w:t>
        </w:r>
      </w:ins>
      <w:ins w:id="358" w:author="Thu HA" w:date="2026-04-13T14:23:00Z" w16du:dateUtc="2026-04-13T07:23:00Z">
        <w:r w:rsidR="00E214CA">
          <w:rPr>
            <w:rFonts w:ascii="Times New Roman" w:hAnsi="Times New Roman" w:cs="Times New Roman"/>
            <w:sz w:val="24"/>
            <w:szCs w:val="24"/>
            <w:lang w:val="vi-VN"/>
          </w:rPr>
          <w:t xml:space="preserve">hàng tháng và phối hợp với Bên A cải tiến chất lượng dịch vụ để </w:t>
        </w:r>
      </w:ins>
      <w:ins w:id="359" w:author="Thu HA" w:date="2026-04-13T14:24:00Z" w16du:dateUtc="2026-04-13T07:24:00Z">
        <w:r w:rsidR="00E214CA">
          <w:rPr>
            <w:rFonts w:ascii="Times New Roman" w:hAnsi="Times New Roman" w:cs="Times New Roman"/>
            <w:sz w:val="24"/>
            <w:szCs w:val="24"/>
            <w:lang w:val="vi-VN"/>
          </w:rPr>
          <w:t>đ</w:t>
        </w:r>
      </w:ins>
      <w:ins w:id="360" w:author="Thu HA" w:date="2026-04-13T14:23:00Z" w16du:dateUtc="2026-04-13T07:23:00Z">
        <w:r w:rsidR="00E214CA">
          <w:rPr>
            <w:rFonts w:ascii="Times New Roman" w:hAnsi="Times New Roman" w:cs="Times New Roman"/>
            <w:sz w:val="24"/>
            <w:szCs w:val="24"/>
            <w:lang w:val="vi-VN"/>
          </w:rPr>
          <w:t xml:space="preserve">ảm bảo </w:t>
        </w:r>
      </w:ins>
      <w:ins w:id="361" w:author="Thu HA" w:date="2026-04-13T14:24:00Z" w16du:dateUtc="2026-04-13T07:24:00Z">
        <w:r w:rsidR="00E214CA">
          <w:rPr>
            <w:rFonts w:ascii="Times New Roman" w:hAnsi="Times New Roman" w:cs="Times New Roman"/>
            <w:sz w:val="24"/>
            <w:szCs w:val="24"/>
            <w:lang w:val="vi-VN"/>
          </w:rPr>
          <w:t>duy trì chất lượng ổn định;</w:t>
        </w:r>
      </w:ins>
    </w:p>
    <w:p w14:paraId="757D11EB" w14:textId="41F71E37" w:rsidR="00877441" w:rsidRPr="00877441" w:rsidRDefault="00E214CA" w:rsidP="00BD7BB9">
      <w:pPr>
        <w:pStyle w:val="ListParagraph"/>
        <w:numPr>
          <w:ilvl w:val="0"/>
          <w:numId w:val="8"/>
        </w:numPr>
        <w:spacing w:after="80" w:line="276" w:lineRule="auto"/>
        <w:ind w:left="567" w:hanging="567"/>
        <w:contextualSpacing w:val="0"/>
        <w:jc w:val="both"/>
        <w:rPr>
          <w:ins w:id="362" w:author="Thu HA" w:date="2026-04-13T14:23:00Z" w16du:dateUtc="2026-04-13T07:23:00Z"/>
          <w:rFonts w:ascii="Times New Roman" w:hAnsi="Times New Roman" w:cs="Times New Roman"/>
          <w:sz w:val="24"/>
          <w:szCs w:val="24"/>
          <w:lang w:val="nl-NL"/>
          <w:rPrChange w:id="363" w:author="Thu HA" w:date="2026-04-13T14:23:00Z" w16du:dateUtc="2026-04-13T07:23:00Z">
            <w:rPr>
              <w:ins w:id="364" w:author="Thu HA" w:date="2026-04-13T14:23:00Z" w16du:dateUtc="2026-04-13T07:23:00Z"/>
              <w:rFonts w:ascii="Times New Roman" w:hAnsi="Times New Roman" w:cs="Times New Roman"/>
              <w:sz w:val="24"/>
              <w:szCs w:val="24"/>
              <w:lang w:val="vi-VN"/>
            </w:rPr>
          </w:rPrChange>
        </w:rPr>
      </w:pPr>
      <w:ins w:id="365" w:author="Thu HA" w:date="2026-04-13T14:25:00Z" w16du:dateUtc="2026-04-13T07:25:00Z">
        <w:r>
          <w:rPr>
            <w:rFonts w:ascii="Times New Roman" w:hAnsi="Times New Roman" w:cs="Times New Roman"/>
            <w:sz w:val="24"/>
            <w:szCs w:val="24"/>
            <w:lang w:val="vi-VN"/>
          </w:rPr>
          <w:t xml:space="preserve">Trường hợp Bên A dánh giá chất lượng dịch vụ </w:t>
        </w:r>
      </w:ins>
      <w:ins w:id="366" w:author="Thu HA" w:date="2026-04-13T14:21:00Z" w16du:dateUtc="2026-04-13T07:21:00Z">
        <w:r w:rsidR="00877441">
          <w:rPr>
            <w:rFonts w:ascii="Times New Roman" w:hAnsi="Times New Roman" w:cs="Times New Roman"/>
            <w:sz w:val="24"/>
            <w:szCs w:val="24"/>
            <w:lang w:val="vi-VN"/>
          </w:rPr>
          <w:t xml:space="preserve">vệ sinh Bên B cung cấp không đạt chất lượng theo đúng quy định hoặc chưa sạch sẽ hoặc nhân </w:t>
        </w:r>
      </w:ins>
      <w:ins w:id="367" w:author="Thu HA" w:date="2026-04-13T14:22:00Z" w16du:dateUtc="2026-04-13T07:22:00Z">
        <w:r w:rsidR="00877441">
          <w:rPr>
            <w:rFonts w:ascii="Times New Roman" w:hAnsi="Times New Roman" w:cs="Times New Roman"/>
            <w:sz w:val="24"/>
            <w:szCs w:val="24"/>
            <w:lang w:val="vi-VN"/>
          </w:rPr>
          <w:t>vi</w:t>
        </w:r>
      </w:ins>
      <w:ins w:id="368" w:author="Thu HA" w:date="2026-04-13T14:21:00Z" w16du:dateUtc="2026-04-13T07:21:00Z">
        <w:r w:rsidR="00877441">
          <w:rPr>
            <w:rFonts w:ascii="Times New Roman" w:hAnsi="Times New Roman" w:cs="Times New Roman"/>
            <w:sz w:val="24"/>
            <w:szCs w:val="24"/>
            <w:lang w:val="vi-VN"/>
          </w:rPr>
          <w:t xml:space="preserve">ên/ khách hàng/ </w:t>
        </w:r>
      </w:ins>
      <w:ins w:id="369" w:author="Thu HA" w:date="2026-04-13T14:22:00Z" w16du:dateUtc="2026-04-13T07:22:00Z">
        <w:r w:rsidR="00877441">
          <w:rPr>
            <w:rFonts w:ascii="Times New Roman" w:hAnsi="Times New Roman" w:cs="Times New Roman"/>
            <w:sz w:val="24"/>
            <w:szCs w:val="24"/>
            <w:lang w:val="vi-VN"/>
          </w:rPr>
          <w:t xml:space="preserve">cư dân của Bên A phàn nàn về chất lượng dịch vụ do bên B cũng cấp thì Bên B có nghĩa vụ phải khắc phục trong thời hạn do bên A yêu </w:t>
        </w:r>
      </w:ins>
      <w:ins w:id="370" w:author="Thu HA" w:date="2026-04-13T14:23:00Z" w16du:dateUtc="2026-04-13T07:23:00Z">
        <w:r w:rsidR="00877441">
          <w:rPr>
            <w:rFonts w:ascii="Times New Roman" w:hAnsi="Times New Roman" w:cs="Times New Roman"/>
            <w:sz w:val="24"/>
            <w:szCs w:val="24"/>
            <w:lang w:val="vi-VN"/>
          </w:rPr>
          <w:t>cầu;</w:t>
        </w:r>
      </w:ins>
    </w:p>
    <w:p w14:paraId="13CE51AB" w14:textId="3E8AE5F4" w:rsidR="00877441" w:rsidRPr="00E214CA" w:rsidRDefault="00E214CA" w:rsidP="00BD7BB9">
      <w:pPr>
        <w:pStyle w:val="ListParagraph"/>
        <w:numPr>
          <w:ilvl w:val="0"/>
          <w:numId w:val="8"/>
        </w:numPr>
        <w:spacing w:after="80" w:line="276" w:lineRule="auto"/>
        <w:ind w:left="567" w:hanging="567"/>
        <w:contextualSpacing w:val="0"/>
        <w:jc w:val="both"/>
        <w:rPr>
          <w:ins w:id="371" w:author="Thu HA" w:date="2026-04-13T14:26:00Z" w16du:dateUtc="2026-04-13T07:26:00Z"/>
          <w:rFonts w:ascii="Times New Roman" w:hAnsi="Times New Roman" w:cs="Times New Roman"/>
          <w:sz w:val="24"/>
          <w:szCs w:val="24"/>
          <w:lang w:val="nl-NL"/>
          <w:rPrChange w:id="372" w:author="Thu HA" w:date="2026-04-13T14:26:00Z" w16du:dateUtc="2026-04-13T07:26:00Z">
            <w:rPr>
              <w:ins w:id="373" w:author="Thu HA" w:date="2026-04-13T14:26:00Z" w16du:dateUtc="2026-04-13T07:26:00Z"/>
              <w:rFonts w:ascii="Times New Roman" w:hAnsi="Times New Roman" w:cs="Times New Roman"/>
              <w:sz w:val="24"/>
              <w:szCs w:val="24"/>
              <w:lang w:val="vi-VN"/>
            </w:rPr>
          </w:rPrChange>
        </w:rPr>
      </w:pPr>
      <w:ins w:id="374" w:author="Thu HA" w:date="2026-04-13T14:25:00Z" w16du:dateUtc="2026-04-13T07:25:00Z">
        <w:r>
          <w:rPr>
            <w:rFonts w:ascii="Times New Roman" w:hAnsi="Times New Roman" w:cs="Times New Roman"/>
            <w:sz w:val="24"/>
            <w:szCs w:val="24"/>
            <w:lang w:val="nl-NL"/>
          </w:rPr>
          <w:t>Bên</w:t>
        </w:r>
        <w:r>
          <w:rPr>
            <w:rFonts w:ascii="Times New Roman" w:hAnsi="Times New Roman" w:cs="Times New Roman"/>
            <w:sz w:val="24"/>
            <w:szCs w:val="24"/>
            <w:lang w:val="vi-VN"/>
          </w:rPr>
          <w:t xml:space="preserve"> B không được quyền chuyển nhượng hoặc chuyển giao một phần hoặc toàn bộ </w:t>
        </w:r>
      </w:ins>
      <w:ins w:id="375" w:author="Thu HA" w:date="2026-04-13T14:26:00Z" w16du:dateUtc="2026-04-13T07:26:00Z">
        <w:r>
          <w:rPr>
            <w:rFonts w:ascii="Times New Roman" w:hAnsi="Times New Roman" w:cs="Times New Roman"/>
            <w:sz w:val="24"/>
            <w:szCs w:val="24"/>
            <w:lang w:val="vi-VN"/>
          </w:rPr>
          <w:t>ngh</w:t>
        </w:r>
      </w:ins>
      <w:ins w:id="376" w:author="Thu HA" w:date="2026-04-13T14:25:00Z" w16du:dateUtc="2026-04-13T07:25:00Z">
        <w:r>
          <w:rPr>
            <w:rFonts w:ascii="Times New Roman" w:hAnsi="Times New Roman" w:cs="Times New Roman"/>
            <w:sz w:val="24"/>
            <w:szCs w:val="24"/>
            <w:lang w:val="vi-VN"/>
          </w:rPr>
          <w:t xml:space="preserve">ĩa vụ </w:t>
        </w:r>
      </w:ins>
      <w:ins w:id="377" w:author="Thu HA" w:date="2026-04-13T14:26:00Z" w16du:dateUtc="2026-04-13T07:26:00Z">
        <w:r>
          <w:rPr>
            <w:rFonts w:ascii="Times New Roman" w:hAnsi="Times New Roman" w:cs="Times New Roman"/>
            <w:sz w:val="24"/>
            <w:szCs w:val="24"/>
            <w:lang w:val="vi-VN"/>
          </w:rPr>
          <w:t>của mình theo Hợp đồng này cho bất kỳ bên thứ ba nào nêu schuaw được sự chấp thuận bằng văn bản của bên A.</w:t>
        </w:r>
      </w:ins>
    </w:p>
    <w:p w14:paraId="172387F2" w14:textId="77777777" w:rsidR="00E214CA" w:rsidRPr="00BD7BB9" w:rsidRDefault="00E214CA">
      <w:pPr>
        <w:pStyle w:val="ListParagraph"/>
        <w:spacing w:after="80" w:line="276" w:lineRule="auto"/>
        <w:ind w:left="567"/>
        <w:contextualSpacing w:val="0"/>
        <w:jc w:val="both"/>
        <w:rPr>
          <w:ins w:id="378" w:author="ttclandm" w:date="2025-12-17T10:10:00Z"/>
          <w:rFonts w:ascii="Times New Roman" w:hAnsi="Times New Roman" w:cs="Times New Roman"/>
          <w:sz w:val="24"/>
          <w:szCs w:val="24"/>
          <w:lang w:val="nl-NL"/>
          <w:rPrChange w:id="379" w:author="Thu HA" w:date="2026-04-13T13:52:00Z" w16du:dateUtc="2026-04-13T06:52:00Z">
            <w:rPr>
              <w:ins w:id="380" w:author="ttclandm" w:date="2025-12-17T10:10:00Z"/>
              <w:rFonts w:ascii="Times New Roman" w:hAnsi="Times New Roman" w:cs="Times New Roman"/>
              <w:color w:val="000000"/>
              <w:sz w:val="24"/>
              <w:szCs w:val="24"/>
              <w:shd w:val="clear" w:color="auto" w:fill="FFFFFF"/>
            </w:rPr>
          </w:rPrChange>
        </w:rPr>
        <w:pPrChange w:id="381" w:author="Thu HA" w:date="2026-04-13T14:26:00Z" w16du:dateUtc="2026-04-13T07:26:00Z">
          <w:pPr>
            <w:pStyle w:val="ListParagraph"/>
            <w:numPr>
              <w:numId w:val="8"/>
            </w:numPr>
            <w:spacing w:after="80" w:line="276" w:lineRule="auto"/>
            <w:ind w:left="567" w:hanging="567"/>
            <w:contextualSpacing w:val="0"/>
            <w:jc w:val="both"/>
          </w:pPr>
        </w:pPrChange>
      </w:pPr>
    </w:p>
    <w:p w14:paraId="6B277B28" w14:textId="77777777" w:rsidR="00F9063E" w:rsidRPr="006636CE" w:rsidRDefault="00F9063E">
      <w:pPr>
        <w:spacing w:after="80" w:line="276" w:lineRule="auto"/>
        <w:jc w:val="both"/>
        <w:rPr>
          <w:ins w:id="382" w:author="ttclandm" w:date="2025-12-17T10:11:00Z"/>
          <w:rFonts w:ascii="Times New Roman" w:hAnsi="Times New Roman" w:cs="Times New Roman"/>
          <w:b/>
          <w:color w:val="000000"/>
          <w:sz w:val="24"/>
          <w:szCs w:val="24"/>
          <w:shd w:val="clear" w:color="auto" w:fill="FFFFFF"/>
          <w:rPrChange w:id="383" w:author="ttclandm" w:date="2025-12-17T13:41:00Z">
            <w:rPr>
              <w:ins w:id="384" w:author="ttclandm" w:date="2025-12-17T10:11:00Z"/>
              <w:rFonts w:ascii="Times New Roman" w:hAnsi="Times New Roman" w:cs="Times New Roman"/>
              <w:color w:val="000000"/>
              <w:sz w:val="24"/>
              <w:szCs w:val="24"/>
              <w:shd w:val="clear" w:color="auto" w:fill="FFFFFF"/>
            </w:rPr>
          </w:rPrChange>
        </w:rPr>
        <w:pPrChange w:id="385" w:author="ttclandm" w:date="2025-12-17T10:10:00Z">
          <w:pPr>
            <w:pStyle w:val="ListParagraph"/>
            <w:numPr>
              <w:numId w:val="8"/>
            </w:numPr>
            <w:spacing w:after="80" w:line="276" w:lineRule="auto"/>
            <w:ind w:left="567" w:hanging="567"/>
            <w:contextualSpacing w:val="0"/>
            <w:jc w:val="both"/>
          </w:pPr>
        </w:pPrChange>
      </w:pPr>
      <w:ins w:id="386" w:author="ttclandm" w:date="2025-12-17T10:10:00Z">
        <w:r w:rsidRPr="006636CE">
          <w:rPr>
            <w:rFonts w:ascii="Times New Roman" w:hAnsi="Times New Roman" w:cs="Times New Roman"/>
            <w:b/>
            <w:color w:val="000000"/>
            <w:sz w:val="24"/>
            <w:szCs w:val="24"/>
            <w:shd w:val="clear" w:color="auto" w:fill="FFFFFF"/>
            <w:rPrChange w:id="387" w:author="ttclandm" w:date="2025-12-17T13:41:00Z">
              <w:rPr>
                <w:rFonts w:ascii="Times New Roman" w:hAnsi="Times New Roman" w:cs="Times New Roman"/>
                <w:color w:val="000000"/>
                <w:sz w:val="24"/>
                <w:szCs w:val="24"/>
                <w:shd w:val="clear" w:color="auto" w:fill="FFFFFF"/>
              </w:rPr>
            </w:rPrChange>
          </w:rPr>
          <w:t>ĐIỀU 7: VI PHẠM VÀ PHẠT VI PHẠM HỢP ĐỒNG</w:t>
        </w:r>
      </w:ins>
    </w:p>
    <w:p w14:paraId="51E9DFC5" w14:textId="330EFA97" w:rsidR="006636CE" w:rsidRPr="006D779A" w:rsidRDefault="006636CE">
      <w:pPr>
        <w:pStyle w:val="ListParagraph"/>
        <w:numPr>
          <w:ilvl w:val="1"/>
          <w:numId w:val="44"/>
        </w:numPr>
        <w:spacing w:after="80" w:line="276" w:lineRule="auto"/>
        <w:jc w:val="both"/>
        <w:rPr>
          <w:ins w:id="388" w:author="ttclandm" w:date="2025-12-17T13:50:00Z"/>
          <w:rFonts w:ascii="Times New Roman" w:hAnsi="Times New Roman" w:cs="Times New Roman"/>
          <w:color w:val="000000"/>
          <w:sz w:val="24"/>
          <w:szCs w:val="24"/>
          <w:shd w:val="clear" w:color="auto" w:fill="FFFFFF"/>
          <w:rPrChange w:id="389" w:author="ttclandm" w:date="2025-12-17T14:43:00Z">
            <w:rPr>
              <w:ins w:id="390" w:author="ttclandm" w:date="2025-12-17T13:50:00Z"/>
              <w:shd w:val="clear" w:color="auto" w:fill="FFFFFF"/>
            </w:rPr>
          </w:rPrChange>
        </w:rPr>
        <w:pPrChange w:id="391" w:author="ttclandm" w:date="2025-12-17T14:43:00Z">
          <w:pPr>
            <w:pStyle w:val="ListParagraph"/>
            <w:numPr>
              <w:numId w:val="8"/>
            </w:numPr>
            <w:spacing w:after="80" w:line="276" w:lineRule="auto"/>
            <w:ind w:left="567" w:hanging="567"/>
            <w:contextualSpacing w:val="0"/>
            <w:jc w:val="both"/>
          </w:pPr>
        </w:pPrChange>
      </w:pPr>
      <w:ins w:id="392" w:author="ttclandm" w:date="2025-12-17T13:44:00Z">
        <w:r w:rsidRPr="006D779A">
          <w:rPr>
            <w:rFonts w:ascii="Times New Roman" w:hAnsi="Times New Roman" w:cs="Times New Roman"/>
            <w:color w:val="000000"/>
            <w:sz w:val="24"/>
            <w:szCs w:val="24"/>
            <w:shd w:val="clear" w:color="auto" w:fill="FFFFFF"/>
            <w:rPrChange w:id="393" w:author="ttclandm" w:date="2025-12-17T14:43:00Z">
              <w:rPr>
                <w:shd w:val="clear" w:color="auto" w:fill="FFFFFF"/>
              </w:rPr>
            </w:rPrChange>
          </w:rPr>
          <w:t>Trường hợp Bên B vi phạm bất kỳ trách nhiệm</w:t>
        </w:r>
      </w:ins>
      <w:ins w:id="394" w:author="ttclandm" w:date="2025-12-17T13:45:00Z">
        <w:r w:rsidRPr="006D779A">
          <w:rPr>
            <w:rFonts w:ascii="Times New Roman" w:hAnsi="Times New Roman" w:cs="Times New Roman"/>
            <w:color w:val="000000"/>
            <w:sz w:val="24"/>
            <w:szCs w:val="24"/>
            <w:shd w:val="clear" w:color="auto" w:fill="FFFFFF"/>
            <w:rPrChange w:id="395" w:author="ttclandm" w:date="2025-12-17T14:43:00Z">
              <w:rPr>
                <w:shd w:val="clear" w:color="auto" w:fill="FFFFFF"/>
              </w:rPr>
            </w:rPrChange>
          </w:rPr>
          <w:t>, nghĩa vụ của mình quy định tại</w:t>
        </w:r>
        <w:del w:id="396" w:author="Thu HA" w:date="2026-04-13T14:27:00Z" w16du:dateUtc="2026-04-13T07:27:00Z">
          <w:r w:rsidRPr="006D779A" w:rsidDel="005F3E7C">
            <w:rPr>
              <w:rFonts w:ascii="Times New Roman" w:hAnsi="Times New Roman" w:cs="Times New Roman"/>
              <w:color w:val="000000"/>
              <w:sz w:val="24"/>
              <w:szCs w:val="24"/>
              <w:shd w:val="clear" w:color="auto" w:fill="FFFFFF"/>
              <w:rPrChange w:id="397" w:author="ttclandm" w:date="2025-12-17T14:43:00Z">
                <w:rPr>
                  <w:shd w:val="clear" w:color="auto" w:fill="FFFFFF"/>
                </w:rPr>
              </w:rPrChange>
            </w:rPr>
            <w:delText xml:space="preserve"> Điều 6</w:delText>
          </w:r>
        </w:del>
        <w:r w:rsidRPr="006D779A">
          <w:rPr>
            <w:rFonts w:ascii="Times New Roman" w:hAnsi="Times New Roman" w:cs="Times New Roman"/>
            <w:color w:val="000000"/>
            <w:sz w:val="24"/>
            <w:szCs w:val="24"/>
            <w:shd w:val="clear" w:color="auto" w:fill="FFFFFF"/>
            <w:rPrChange w:id="398" w:author="ttclandm" w:date="2025-12-17T14:43:00Z">
              <w:rPr>
                <w:shd w:val="clear" w:color="auto" w:fill="FFFFFF"/>
              </w:rPr>
            </w:rPrChange>
          </w:rPr>
          <w:t xml:space="preserve"> </w:t>
        </w:r>
        <w:del w:id="399" w:author="Thu HA" w:date="2026-04-13T14:27:00Z" w16du:dateUtc="2026-04-13T07:27:00Z">
          <w:r w:rsidRPr="006D779A" w:rsidDel="005F3E7C">
            <w:rPr>
              <w:rFonts w:ascii="Times New Roman" w:hAnsi="Times New Roman" w:cs="Times New Roman"/>
              <w:color w:val="000000"/>
              <w:sz w:val="24"/>
              <w:szCs w:val="24"/>
              <w:shd w:val="clear" w:color="auto" w:fill="FFFFFF"/>
              <w:rPrChange w:id="400" w:author="ttclandm" w:date="2025-12-17T14:43:00Z">
                <w:rPr>
                  <w:shd w:val="clear" w:color="auto" w:fill="FFFFFF"/>
                </w:rPr>
              </w:rPrChange>
            </w:rPr>
            <w:delText xml:space="preserve">của </w:delText>
          </w:r>
        </w:del>
        <w:r w:rsidRPr="006D779A">
          <w:rPr>
            <w:rFonts w:ascii="Times New Roman" w:hAnsi="Times New Roman" w:cs="Times New Roman"/>
            <w:color w:val="000000"/>
            <w:sz w:val="24"/>
            <w:szCs w:val="24"/>
            <w:shd w:val="clear" w:color="auto" w:fill="FFFFFF"/>
            <w:rPrChange w:id="401" w:author="ttclandm" w:date="2025-12-17T14:43:00Z">
              <w:rPr>
                <w:shd w:val="clear" w:color="auto" w:fill="FFFFFF"/>
              </w:rPr>
            </w:rPrChange>
          </w:rPr>
          <w:t>Hợp đồng này</w:t>
        </w:r>
      </w:ins>
      <w:ins w:id="402" w:author="ttclandm" w:date="2025-12-17T13:46:00Z">
        <w:r w:rsidRPr="006D779A">
          <w:rPr>
            <w:rFonts w:ascii="Times New Roman" w:hAnsi="Times New Roman" w:cs="Times New Roman"/>
            <w:color w:val="000000"/>
            <w:sz w:val="24"/>
            <w:szCs w:val="24"/>
            <w:shd w:val="clear" w:color="auto" w:fill="FFFFFF"/>
            <w:rPrChange w:id="403" w:author="ttclandm" w:date="2025-12-17T14:43:00Z">
              <w:rPr>
                <w:shd w:val="clear" w:color="auto" w:fill="FFFFFF"/>
              </w:rPr>
            </w:rPrChange>
          </w:rPr>
          <w:t xml:space="preserve"> thì Bên B phải khắc phục vi phạm đó trong </w:t>
        </w:r>
      </w:ins>
      <w:ins w:id="404" w:author="Thu HA" w:date="2026-04-13T14:28:00Z" w16du:dateUtc="2026-04-13T07:28:00Z">
        <w:r w:rsidR="005F3E7C">
          <w:rPr>
            <w:rFonts w:ascii="Times New Roman" w:hAnsi="Times New Roman" w:cs="Times New Roman"/>
            <w:color w:val="000000"/>
            <w:sz w:val="24"/>
            <w:szCs w:val="24"/>
            <w:shd w:val="clear" w:color="auto" w:fill="FFFFFF"/>
            <w:lang w:val="vi-VN"/>
          </w:rPr>
          <w:t xml:space="preserve">thời hạn được </w:t>
        </w:r>
      </w:ins>
      <w:ins w:id="405" w:author="ttclandm" w:date="2025-12-17T13:46:00Z">
        <w:del w:id="406" w:author="Thu HA" w:date="2026-04-13T14:28:00Z" w16du:dateUtc="2026-04-13T07:28:00Z">
          <w:r w:rsidRPr="006D779A" w:rsidDel="005F3E7C">
            <w:rPr>
              <w:rFonts w:ascii="Times New Roman" w:hAnsi="Times New Roman" w:cs="Times New Roman"/>
              <w:color w:val="000000"/>
              <w:sz w:val="24"/>
              <w:szCs w:val="24"/>
              <w:shd w:val="clear" w:color="auto" w:fill="FFFFFF"/>
              <w:rPrChange w:id="407" w:author="ttclandm" w:date="2025-12-17T14:43:00Z">
                <w:rPr>
                  <w:shd w:val="clear" w:color="auto" w:fill="FFFFFF"/>
                </w:rPr>
              </w:rPrChange>
            </w:rPr>
            <w:delText>chậm nhất tr</w:delText>
          </w:r>
        </w:del>
      </w:ins>
      <w:ins w:id="408" w:author="ttclandm" w:date="2025-12-17T13:48:00Z">
        <w:del w:id="409" w:author="Thu HA" w:date="2026-04-13T14:28:00Z" w16du:dateUtc="2026-04-13T07:28:00Z">
          <w:r w:rsidRPr="006D779A" w:rsidDel="005F3E7C">
            <w:rPr>
              <w:rFonts w:ascii="Times New Roman" w:hAnsi="Times New Roman" w:cs="Times New Roman"/>
              <w:color w:val="000000"/>
              <w:sz w:val="24"/>
              <w:szCs w:val="24"/>
              <w:shd w:val="clear" w:color="auto" w:fill="FFFFFF"/>
              <w:rPrChange w:id="410" w:author="ttclandm" w:date="2025-12-17T14:43:00Z">
                <w:rPr>
                  <w:shd w:val="clear" w:color="auto" w:fill="FFFFFF"/>
                </w:rPr>
              </w:rPrChange>
            </w:rPr>
            <w:delText xml:space="preserve">ong vòng 24 giờ kể từ khi được </w:delText>
          </w:r>
        </w:del>
        <w:r w:rsidRPr="006D779A">
          <w:rPr>
            <w:rFonts w:ascii="Times New Roman" w:hAnsi="Times New Roman" w:cs="Times New Roman"/>
            <w:color w:val="000000"/>
            <w:sz w:val="24"/>
            <w:szCs w:val="24"/>
            <w:shd w:val="clear" w:color="auto" w:fill="FFFFFF"/>
            <w:rPrChange w:id="411" w:author="ttclandm" w:date="2025-12-17T14:43:00Z">
              <w:rPr>
                <w:shd w:val="clear" w:color="auto" w:fill="FFFFFF"/>
              </w:rPr>
            </w:rPrChange>
          </w:rPr>
          <w:t xml:space="preserve">Bên A </w:t>
        </w:r>
      </w:ins>
      <w:ins w:id="412" w:author="ttclandm" w:date="2025-12-17T13:49:00Z">
        <w:r w:rsidRPr="006D779A">
          <w:rPr>
            <w:rFonts w:ascii="Times New Roman" w:hAnsi="Times New Roman" w:cs="Times New Roman"/>
            <w:color w:val="000000"/>
            <w:sz w:val="24"/>
            <w:szCs w:val="24"/>
            <w:shd w:val="clear" w:color="auto" w:fill="FFFFFF"/>
            <w:rPrChange w:id="413" w:author="ttclandm" w:date="2025-12-17T14:43:00Z">
              <w:rPr>
                <w:shd w:val="clear" w:color="auto" w:fill="FFFFFF"/>
              </w:rPr>
            </w:rPrChange>
          </w:rPr>
          <w:t xml:space="preserve">yêu cầu (bằng lời nói, email, biên bản…). </w:t>
        </w:r>
      </w:ins>
      <w:ins w:id="414" w:author="Thu HA" w:date="2026-04-13T14:28:00Z" w16du:dateUtc="2026-04-13T07:28:00Z">
        <w:r w:rsidR="005F3E7C">
          <w:rPr>
            <w:rFonts w:ascii="Times New Roman" w:hAnsi="Times New Roman" w:cs="Times New Roman"/>
            <w:color w:val="000000"/>
            <w:sz w:val="24"/>
            <w:szCs w:val="24"/>
            <w:shd w:val="clear" w:color="auto" w:fill="FFFFFF"/>
          </w:rPr>
          <w:t>Bên</w:t>
        </w:r>
        <w:r w:rsidR="005F3E7C">
          <w:rPr>
            <w:rFonts w:ascii="Times New Roman" w:hAnsi="Times New Roman" w:cs="Times New Roman"/>
            <w:color w:val="000000"/>
            <w:sz w:val="24"/>
            <w:szCs w:val="24"/>
            <w:shd w:val="clear" w:color="auto" w:fill="FFFFFF"/>
            <w:lang w:val="vi-VN"/>
          </w:rPr>
          <w:t xml:space="preserve"> A sẽ lập biên bản và áp dụng</w:t>
        </w:r>
      </w:ins>
      <w:ins w:id="415" w:author="ttclandm" w:date="2025-12-17T13:49:00Z">
        <w:del w:id="416" w:author="Thu HA" w:date="2026-04-13T14:28:00Z" w16du:dateUtc="2026-04-13T07:28:00Z">
          <w:r w:rsidRPr="006D779A" w:rsidDel="005F3E7C">
            <w:rPr>
              <w:rFonts w:ascii="Times New Roman" w:hAnsi="Times New Roman" w:cs="Times New Roman"/>
              <w:color w:val="000000"/>
              <w:sz w:val="24"/>
              <w:szCs w:val="24"/>
              <w:shd w:val="clear" w:color="auto" w:fill="FFFFFF"/>
              <w:rPrChange w:id="417" w:author="ttclandm" w:date="2025-12-17T14:43:00Z">
                <w:rPr>
                  <w:shd w:val="clear" w:color="auto" w:fill="FFFFFF"/>
                </w:rPr>
              </w:rPrChange>
            </w:rPr>
            <w:delText>Trong trường hợp bên B không khắc phục, mức</w:delText>
          </w:r>
        </w:del>
        <w:r w:rsidRPr="006D779A">
          <w:rPr>
            <w:rFonts w:ascii="Times New Roman" w:hAnsi="Times New Roman" w:cs="Times New Roman"/>
            <w:color w:val="000000"/>
            <w:sz w:val="24"/>
            <w:szCs w:val="24"/>
            <w:shd w:val="clear" w:color="auto" w:fill="FFFFFF"/>
            <w:rPrChange w:id="418" w:author="ttclandm" w:date="2025-12-17T14:43:00Z">
              <w:rPr>
                <w:shd w:val="clear" w:color="auto" w:fill="FFFFFF"/>
              </w:rPr>
            </w:rPrChange>
          </w:rPr>
          <w:t xml:space="preserve"> chế tài</w:t>
        </w:r>
        <w:del w:id="419" w:author="Thu HA" w:date="2026-04-13T14:29:00Z" w16du:dateUtc="2026-04-13T07:29:00Z">
          <w:r w:rsidRPr="006D779A" w:rsidDel="005F3E7C">
            <w:rPr>
              <w:rFonts w:ascii="Times New Roman" w:hAnsi="Times New Roman" w:cs="Times New Roman"/>
              <w:color w:val="000000"/>
              <w:sz w:val="24"/>
              <w:szCs w:val="24"/>
              <w:shd w:val="clear" w:color="auto" w:fill="FFFFFF"/>
              <w:rPrChange w:id="420" w:author="ttclandm" w:date="2025-12-17T14:43:00Z">
                <w:rPr>
                  <w:shd w:val="clear" w:color="auto" w:fill="FFFFFF"/>
                </w:rPr>
              </w:rPrChange>
            </w:rPr>
            <w:delText xml:space="preserve"> áp dụng</w:delText>
          </w:r>
        </w:del>
        <w:r w:rsidRPr="006D779A">
          <w:rPr>
            <w:rFonts w:ascii="Times New Roman" w:hAnsi="Times New Roman" w:cs="Times New Roman"/>
            <w:color w:val="000000"/>
            <w:sz w:val="24"/>
            <w:szCs w:val="24"/>
            <w:shd w:val="clear" w:color="auto" w:fill="FFFFFF"/>
            <w:rPrChange w:id="421" w:author="ttclandm" w:date="2025-12-17T14:43:00Z">
              <w:rPr>
                <w:shd w:val="clear" w:color="auto" w:fill="FFFFFF"/>
              </w:rPr>
            </w:rPrChange>
          </w:rPr>
          <w:t xml:space="preserve"> cụ thể đối với </w:t>
        </w:r>
      </w:ins>
      <w:ins w:id="422" w:author="Thu HA" w:date="2026-04-13T14:29:00Z" w16du:dateUtc="2026-04-13T07:29:00Z">
        <w:r w:rsidR="005F3E7C">
          <w:rPr>
            <w:rFonts w:ascii="Times New Roman" w:hAnsi="Times New Roman" w:cs="Times New Roman"/>
            <w:color w:val="000000"/>
            <w:sz w:val="24"/>
            <w:szCs w:val="24"/>
            <w:shd w:val="clear" w:color="auto" w:fill="FFFFFF"/>
          </w:rPr>
          <w:t>Bên</w:t>
        </w:r>
        <w:r w:rsidR="005F3E7C">
          <w:rPr>
            <w:rFonts w:ascii="Times New Roman" w:hAnsi="Times New Roman" w:cs="Times New Roman"/>
            <w:color w:val="000000"/>
            <w:sz w:val="24"/>
            <w:szCs w:val="24"/>
            <w:shd w:val="clear" w:color="auto" w:fill="FFFFFF"/>
            <w:lang w:val="vi-VN"/>
          </w:rPr>
          <w:t xml:space="preserve"> B theo </w:t>
        </w:r>
      </w:ins>
      <w:ins w:id="423" w:author="ttclandm" w:date="2025-12-17T13:49:00Z">
        <w:del w:id="424" w:author="Thu HA" w:date="2026-04-13T14:29:00Z" w16du:dateUtc="2026-04-13T07:29:00Z">
          <w:r w:rsidRPr="006D779A" w:rsidDel="005F3E7C">
            <w:rPr>
              <w:rFonts w:ascii="Times New Roman" w:hAnsi="Times New Roman" w:cs="Times New Roman"/>
              <w:color w:val="000000"/>
              <w:sz w:val="24"/>
              <w:szCs w:val="24"/>
              <w:shd w:val="clear" w:color="auto" w:fill="FFFFFF"/>
              <w:rPrChange w:id="425" w:author="ttclandm" w:date="2025-12-17T14:43:00Z">
                <w:rPr>
                  <w:shd w:val="clear" w:color="auto" w:fill="FFFFFF"/>
                </w:rPr>
              </w:rPrChange>
            </w:rPr>
            <w:delText xml:space="preserve">các vi phạm cụ thể được </w:delText>
          </w:r>
        </w:del>
      </w:ins>
      <w:ins w:id="426" w:author="ttclandm" w:date="2025-12-17T13:50:00Z">
        <w:del w:id="427" w:author="Thu HA" w:date="2026-04-13T14:29:00Z" w16du:dateUtc="2026-04-13T07:29:00Z">
          <w:r w:rsidRPr="006D779A" w:rsidDel="005F3E7C">
            <w:rPr>
              <w:rFonts w:ascii="Times New Roman" w:hAnsi="Times New Roman" w:cs="Times New Roman"/>
              <w:color w:val="000000"/>
              <w:sz w:val="24"/>
              <w:szCs w:val="24"/>
              <w:shd w:val="clear" w:color="auto" w:fill="FFFFFF"/>
              <w:rPrChange w:id="428" w:author="ttclandm" w:date="2025-12-17T14:43:00Z">
                <w:rPr>
                  <w:shd w:val="clear" w:color="auto" w:fill="FFFFFF"/>
                </w:rPr>
              </w:rPrChange>
            </w:rPr>
            <w:delText xml:space="preserve">Hai Bên </w:delText>
          </w:r>
        </w:del>
        <w:r w:rsidRPr="006D779A">
          <w:rPr>
            <w:rFonts w:ascii="Times New Roman" w:hAnsi="Times New Roman" w:cs="Times New Roman"/>
            <w:color w:val="000000"/>
            <w:sz w:val="24"/>
            <w:szCs w:val="24"/>
            <w:shd w:val="clear" w:color="auto" w:fill="FFFFFF"/>
            <w:rPrChange w:id="429" w:author="ttclandm" w:date="2025-12-17T14:43:00Z">
              <w:rPr>
                <w:shd w:val="clear" w:color="auto" w:fill="FFFFFF"/>
              </w:rPr>
            </w:rPrChange>
          </w:rPr>
          <w:t>thỏa thuận</w:t>
        </w:r>
      </w:ins>
      <w:ins w:id="430" w:author="Thu HA" w:date="2026-04-13T14:29:00Z" w16du:dateUtc="2026-04-13T07:29:00Z">
        <w:r w:rsidR="005F3E7C">
          <w:rPr>
            <w:rFonts w:ascii="Times New Roman" w:hAnsi="Times New Roman" w:cs="Times New Roman"/>
            <w:color w:val="000000"/>
            <w:sz w:val="24"/>
            <w:szCs w:val="24"/>
            <w:shd w:val="clear" w:color="auto" w:fill="FFFFFF"/>
            <w:lang w:val="vi-VN"/>
          </w:rPr>
          <w:t xml:space="preserve"> tương ứng được hai bên thống nhất</w:t>
        </w:r>
      </w:ins>
      <w:ins w:id="431" w:author="ttclandm" w:date="2025-12-17T13:50:00Z">
        <w:r w:rsidRPr="006D779A">
          <w:rPr>
            <w:rFonts w:ascii="Times New Roman" w:hAnsi="Times New Roman" w:cs="Times New Roman"/>
            <w:color w:val="000000"/>
            <w:sz w:val="24"/>
            <w:szCs w:val="24"/>
            <w:shd w:val="clear" w:color="auto" w:fill="FFFFFF"/>
            <w:rPrChange w:id="432" w:author="ttclandm" w:date="2025-12-17T14:43:00Z">
              <w:rPr>
                <w:shd w:val="clear" w:color="auto" w:fill="FFFFFF"/>
              </w:rPr>
            </w:rPrChange>
          </w:rPr>
          <w:t xml:space="preserve"> như sau:</w:t>
        </w:r>
      </w:ins>
    </w:p>
    <w:tbl>
      <w:tblPr>
        <w:tblStyle w:val="TableGrid"/>
        <w:tblW w:w="10633" w:type="dxa"/>
        <w:tblInd w:w="-572" w:type="dxa"/>
        <w:tblLayout w:type="fixed"/>
        <w:tblLook w:val="04A0" w:firstRow="1" w:lastRow="0" w:firstColumn="1" w:lastColumn="0" w:noHBand="0" w:noVBand="1"/>
        <w:tblPrChange w:id="433" w:author="ttclandm" w:date="2025-12-17T14:56:00Z">
          <w:tblPr>
            <w:tblStyle w:val="TableGrid"/>
            <w:tblW w:w="10338" w:type="dxa"/>
            <w:tblInd w:w="-431" w:type="dxa"/>
            <w:tblLook w:val="04A0" w:firstRow="1" w:lastRow="0" w:firstColumn="1" w:lastColumn="0" w:noHBand="0" w:noVBand="1"/>
          </w:tblPr>
        </w:tblPrChange>
      </w:tblPr>
      <w:tblGrid>
        <w:gridCol w:w="568"/>
        <w:gridCol w:w="3119"/>
        <w:gridCol w:w="2268"/>
        <w:gridCol w:w="2268"/>
        <w:gridCol w:w="2410"/>
        <w:tblGridChange w:id="434">
          <w:tblGrid>
            <w:gridCol w:w="568"/>
            <w:gridCol w:w="2292"/>
            <w:gridCol w:w="431"/>
            <w:gridCol w:w="131"/>
            <w:gridCol w:w="265"/>
            <w:gridCol w:w="2268"/>
            <w:gridCol w:w="25"/>
            <w:gridCol w:w="131"/>
            <w:gridCol w:w="2112"/>
            <w:gridCol w:w="297"/>
            <w:gridCol w:w="149"/>
            <w:gridCol w:w="1964"/>
            <w:gridCol w:w="20"/>
            <w:gridCol w:w="135"/>
            <w:gridCol w:w="290"/>
            <w:gridCol w:w="2120"/>
            <w:gridCol w:w="148"/>
            <w:gridCol w:w="2410"/>
          </w:tblGrid>
        </w:tblGridChange>
      </w:tblGrid>
      <w:tr w:rsidR="006E43CB" w14:paraId="5FBCB8DE" w14:textId="77777777" w:rsidTr="00C878FD">
        <w:trPr>
          <w:ins w:id="435" w:author="ttclandm" w:date="2025-12-17T13:50:00Z"/>
          <w:trPrChange w:id="436" w:author="ttclandm" w:date="2025-12-17T14:56:00Z">
            <w:trPr>
              <w:gridBefore w:val="2"/>
              <w:gridAfter w:val="0"/>
            </w:trPr>
          </w:trPrChange>
        </w:trPr>
        <w:tc>
          <w:tcPr>
            <w:tcW w:w="568" w:type="dxa"/>
            <w:vMerge w:val="restart"/>
            <w:vAlign w:val="center"/>
            <w:tcPrChange w:id="437" w:author="ttclandm" w:date="2025-12-17T14:56:00Z">
              <w:tcPr>
                <w:tcW w:w="562" w:type="dxa"/>
                <w:gridSpan w:val="2"/>
                <w:vMerge w:val="restart"/>
              </w:tcPr>
            </w:tcPrChange>
          </w:tcPr>
          <w:p w14:paraId="08ADDCFD" w14:textId="0BA6ABD8" w:rsidR="006E43CB" w:rsidRPr="00E65A34" w:rsidRDefault="006E43CB">
            <w:pPr>
              <w:spacing w:line="276" w:lineRule="auto"/>
              <w:jc w:val="center"/>
              <w:rPr>
                <w:ins w:id="438" w:author="ttclandm" w:date="2025-12-17T14:42:00Z"/>
                <w:rFonts w:ascii="Times New Roman" w:hAnsi="Times New Roman" w:cs="Times New Roman"/>
                <w:b/>
                <w:color w:val="000000"/>
                <w:sz w:val="24"/>
                <w:szCs w:val="24"/>
                <w:shd w:val="clear" w:color="auto" w:fill="FFFFFF"/>
              </w:rPr>
              <w:pPrChange w:id="439" w:author="ttclandm" w:date="2025-12-17T14:55:00Z">
                <w:pPr>
                  <w:spacing w:after="80" w:line="276" w:lineRule="auto"/>
                  <w:jc w:val="both"/>
                </w:pPr>
              </w:pPrChange>
            </w:pPr>
            <w:ins w:id="440" w:author="ttclandm" w:date="2025-12-17T14:42:00Z">
              <w:r>
                <w:rPr>
                  <w:rFonts w:ascii="Times New Roman" w:hAnsi="Times New Roman" w:cs="Times New Roman"/>
                  <w:b/>
                  <w:color w:val="000000"/>
                  <w:sz w:val="24"/>
                  <w:szCs w:val="24"/>
                  <w:shd w:val="clear" w:color="auto" w:fill="FFFFFF"/>
                </w:rPr>
                <w:t>Stt</w:t>
              </w:r>
            </w:ins>
          </w:p>
        </w:tc>
        <w:tc>
          <w:tcPr>
            <w:tcW w:w="3119" w:type="dxa"/>
            <w:vMerge w:val="restart"/>
            <w:vAlign w:val="center"/>
            <w:tcPrChange w:id="441" w:author="ttclandm" w:date="2025-12-17T14:56:00Z">
              <w:tcPr>
                <w:tcW w:w="2689" w:type="dxa"/>
                <w:gridSpan w:val="4"/>
                <w:vMerge w:val="restart"/>
              </w:tcPr>
            </w:tcPrChange>
          </w:tcPr>
          <w:p w14:paraId="177F4989" w14:textId="778A1E00" w:rsidR="006E43CB" w:rsidRPr="00E65A34" w:rsidRDefault="006E43CB">
            <w:pPr>
              <w:spacing w:line="276" w:lineRule="auto"/>
              <w:jc w:val="center"/>
              <w:rPr>
                <w:ins w:id="442" w:author="ttclandm" w:date="2025-12-17T13:50:00Z"/>
                <w:rFonts w:ascii="Times New Roman" w:hAnsi="Times New Roman" w:cs="Times New Roman"/>
                <w:b/>
                <w:color w:val="000000"/>
                <w:sz w:val="24"/>
                <w:szCs w:val="24"/>
                <w:shd w:val="clear" w:color="auto" w:fill="FFFFFF"/>
                <w:rPrChange w:id="443" w:author="ttclandm" w:date="2025-12-17T13:52:00Z">
                  <w:rPr>
                    <w:ins w:id="444" w:author="ttclandm" w:date="2025-12-17T13:50:00Z"/>
                    <w:rFonts w:ascii="Times New Roman" w:hAnsi="Times New Roman" w:cs="Times New Roman"/>
                    <w:color w:val="000000"/>
                    <w:sz w:val="24"/>
                    <w:szCs w:val="24"/>
                    <w:shd w:val="clear" w:color="auto" w:fill="FFFFFF"/>
                  </w:rPr>
                </w:rPrChange>
              </w:rPr>
              <w:pPrChange w:id="445" w:author="ttclandm" w:date="2025-12-17T14:55:00Z">
                <w:pPr>
                  <w:spacing w:after="80" w:line="276" w:lineRule="auto"/>
                  <w:jc w:val="both"/>
                </w:pPr>
              </w:pPrChange>
            </w:pPr>
            <w:ins w:id="446" w:author="ttclandm" w:date="2025-12-17T13:50:00Z">
              <w:r w:rsidRPr="00E65A34">
                <w:rPr>
                  <w:rFonts w:ascii="Times New Roman" w:hAnsi="Times New Roman" w:cs="Times New Roman"/>
                  <w:b/>
                  <w:color w:val="000000"/>
                  <w:sz w:val="24"/>
                  <w:szCs w:val="24"/>
                  <w:shd w:val="clear" w:color="auto" w:fill="FFFFFF"/>
                  <w:rPrChange w:id="447" w:author="ttclandm" w:date="2025-12-17T13:52:00Z">
                    <w:rPr>
                      <w:rFonts w:ascii="Times New Roman" w:hAnsi="Times New Roman" w:cs="Times New Roman"/>
                      <w:color w:val="000000"/>
                      <w:sz w:val="24"/>
                      <w:szCs w:val="24"/>
                      <w:shd w:val="clear" w:color="auto" w:fill="FFFFFF"/>
                    </w:rPr>
                  </w:rPrChange>
                </w:rPr>
                <w:t>HÀNH VI VI PHẠM</w:t>
              </w:r>
            </w:ins>
          </w:p>
        </w:tc>
        <w:tc>
          <w:tcPr>
            <w:tcW w:w="6946" w:type="dxa"/>
            <w:gridSpan w:val="3"/>
            <w:vAlign w:val="center"/>
            <w:tcPrChange w:id="448" w:author="ttclandm" w:date="2025-12-17T14:56:00Z">
              <w:tcPr>
                <w:tcW w:w="7087" w:type="dxa"/>
                <w:gridSpan w:val="8"/>
              </w:tcPr>
            </w:tcPrChange>
          </w:tcPr>
          <w:p w14:paraId="41F499CA" w14:textId="7A9A7801" w:rsidR="006E43CB" w:rsidRPr="00E65A34" w:rsidRDefault="006E43CB">
            <w:pPr>
              <w:spacing w:line="276" w:lineRule="auto"/>
              <w:jc w:val="center"/>
              <w:rPr>
                <w:ins w:id="449" w:author="ttclandm" w:date="2025-12-17T13:50:00Z"/>
                <w:rFonts w:ascii="Times New Roman" w:hAnsi="Times New Roman" w:cs="Times New Roman"/>
                <w:b/>
                <w:color w:val="000000"/>
                <w:sz w:val="24"/>
                <w:szCs w:val="24"/>
                <w:shd w:val="clear" w:color="auto" w:fill="FFFFFF"/>
                <w:rPrChange w:id="450" w:author="ttclandm" w:date="2025-12-17T13:52:00Z">
                  <w:rPr>
                    <w:ins w:id="451" w:author="ttclandm" w:date="2025-12-17T13:50:00Z"/>
                    <w:rFonts w:ascii="Times New Roman" w:hAnsi="Times New Roman" w:cs="Times New Roman"/>
                    <w:color w:val="000000"/>
                    <w:sz w:val="24"/>
                    <w:szCs w:val="24"/>
                    <w:shd w:val="clear" w:color="auto" w:fill="FFFFFF"/>
                  </w:rPr>
                </w:rPrChange>
              </w:rPr>
              <w:pPrChange w:id="452" w:author="ttclandm" w:date="2025-12-17T14:55:00Z">
                <w:pPr>
                  <w:spacing w:after="80" w:line="276" w:lineRule="auto"/>
                  <w:jc w:val="both"/>
                </w:pPr>
              </w:pPrChange>
            </w:pPr>
            <w:ins w:id="453" w:author="ttclandm" w:date="2025-12-17T13:51:00Z">
              <w:r w:rsidRPr="00E65A34">
                <w:rPr>
                  <w:rFonts w:ascii="Times New Roman" w:hAnsi="Times New Roman" w:cs="Times New Roman"/>
                  <w:b/>
                  <w:color w:val="000000"/>
                  <w:sz w:val="24"/>
                  <w:szCs w:val="24"/>
                  <w:shd w:val="clear" w:color="auto" w:fill="FFFFFF"/>
                  <w:rPrChange w:id="454" w:author="ttclandm" w:date="2025-12-17T13:52:00Z">
                    <w:rPr>
                      <w:rFonts w:ascii="Times New Roman" w:hAnsi="Times New Roman" w:cs="Times New Roman"/>
                      <w:color w:val="000000"/>
                      <w:sz w:val="24"/>
                      <w:szCs w:val="24"/>
                      <w:shd w:val="clear" w:color="auto" w:fill="FFFFFF"/>
                    </w:rPr>
                  </w:rPrChange>
                </w:rPr>
                <w:t>CHẾ TÀI</w:t>
              </w:r>
            </w:ins>
          </w:p>
        </w:tc>
      </w:tr>
      <w:tr w:rsidR="006E43CB" w14:paraId="13EADDFA" w14:textId="77777777" w:rsidTr="00C878FD">
        <w:trPr>
          <w:ins w:id="455" w:author="ttclandm" w:date="2025-12-17T13:50:00Z"/>
          <w:trPrChange w:id="456" w:author="ttclandm" w:date="2025-12-17T14:56:00Z">
            <w:trPr>
              <w:gridBefore w:val="2"/>
              <w:gridAfter w:val="0"/>
            </w:trPr>
          </w:trPrChange>
        </w:trPr>
        <w:tc>
          <w:tcPr>
            <w:tcW w:w="568" w:type="dxa"/>
            <w:vMerge/>
            <w:vAlign w:val="center"/>
            <w:tcPrChange w:id="457" w:author="ttclandm" w:date="2025-12-17T14:56:00Z">
              <w:tcPr>
                <w:tcW w:w="562" w:type="dxa"/>
                <w:gridSpan w:val="2"/>
                <w:vMerge/>
              </w:tcPr>
            </w:tcPrChange>
          </w:tcPr>
          <w:p w14:paraId="5249CF26" w14:textId="77777777" w:rsidR="006E43CB" w:rsidRDefault="006E43CB">
            <w:pPr>
              <w:spacing w:line="276" w:lineRule="auto"/>
              <w:jc w:val="center"/>
              <w:rPr>
                <w:ins w:id="458" w:author="ttclandm" w:date="2025-12-17T14:42:00Z"/>
                <w:rFonts w:ascii="Times New Roman" w:hAnsi="Times New Roman" w:cs="Times New Roman"/>
                <w:color w:val="000000"/>
                <w:sz w:val="24"/>
                <w:szCs w:val="24"/>
                <w:shd w:val="clear" w:color="auto" w:fill="FFFFFF"/>
              </w:rPr>
              <w:pPrChange w:id="459" w:author="ttclandm" w:date="2025-12-17T14:55:00Z">
                <w:pPr>
                  <w:spacing w:after="80" w:line="276" w:lineRule="auto"/>
                  <w:jc w:val="both"/>
                </w:pPr>
              </w:pPrChange>
            </w:pPr>
          </w:p>
        </w:tc>
        <w:tc>
          <w:tcPr>
            <w:tcW w:w="3119" w:type="dxa"/>
            <w:vMerge/>
            <w:tcPrChange w:id="460" w:author="ttclandm" w:date="2025-12-17T14:56:00Z">
              <w:tcPr>
                <w:tcW w:w="2689" w:type="dxa"/>
                <w:gridSpan w:val="4"/>
                <w:vMerge/>
              </w:tcPr>
            </w:tcPrChange>
          </w:tcPr>
          <w:p w14:paraId="660CF85C" w14:textId="11039A79" w:rsidR="006E43CB" w:rsidRDefault="006E43CB">
            <w:pPr>
              <w:spacing w:line="276" w:lineRule="auto"/>
              <w:jc w:val="both"/>
              <w:rPr>
                <w:ins w:id="461" w:author="ttclandm" w:date="2025-12-17T13:50:00Z"/>
                <w:rFonts w:ascii="Times New Roman" w:hAnsi="Times New Roman" w:cs="Times New Roman"/>
                <w:color w:val="000000"/>
                <w:sz w:val="24"/>
                <w:szCs w:val="24"/>
                <w:shd w:val="clear" w:color="auto" w:fill="FFFFFF"/>
              </w:rPr>
              <w:pPrChange w:id="462" w:author="ttclandm" w:date="2025-12-17T14:55:00Z">
                <w:pPr>
                  <w:spacing w:after="80" w:line="276" w:lineRule="auto"/>
                  <w:jc w:val="both"/>
                </w:pPr>
              </w:pPrChange>
            </w:pPr>
          </w:p>
        </w:tc>
        <w:tc>
          <w:tcPr>
            <w:tcW w:w="2268" w:type="dxa"/>
            <w:vAlign w:val="center"/>
            <w:tcPrChange w:id="463" w:author="ttclandm" w:date="2025-12-17T14:56:00Z">
              <w:tcPr>
                <w:tcW w:w="2409" w:type="dxa"/>
                <w:gridSpan w:val="2"/>
              </w:tcPr>
            </w:tcPrChange>
          </w:tcPr>
          <w:p w14:paraId="1AA0C7DA" w14:textId="629220BA" w:rsidR="006E43CB" w:rsidRPr="0092144D" w:rsidRDefault="006E43CB">
            <w:pPr>
              <w:spacing w:line="276" w:lineRule="auto"/>
              <w:jc w:val="center"/>
              <w:rPr>
                <w:ins w:id="464" w:author="ttclandm" w:date="2025-12-17T13:50:00Z"/>
                <w:rFonts w:ascii="Times New Roman" w:hAnsi="Times New Roman" w:cs="Times New Roman"/>
                <w:b/>
                <w:color w:val="000000"/>
                <w:sz w:val="24"/>
                <w:szCs w:val="24"/>
                <w:shd w:val="clear" w:color="auto" w:fill="FFFFFF"/>
                <w:rPrChange w:id="465" w:author="ttclandm" w:date="2025-12-17T13:54:00Z">
                  <w:rPr>
                    <w:ins w:id="466" w:author="ttclandm" w:date="2025-12-17T13:50:00Z"/>
                    <w:rFonts w:ascii="Times New Roman" w:hAnsi="Times New Roman" w:cs="Times New Roman"/>
                    <w:color w:val="000000"/>
                    <w:sz w:val="24"/>
                    <w:szCs w:val="24"/>
                    <w:shd w:val="clear" w:color="auto" w:fill="FFFFFF"/>
                  </w:rPr>
                </w:rPrChange>
              </w:rPr>
              <w:pPrChange w:id="467" w:author="ttclandm" w:date="2025-12-17T14:55:00Z">
                <w:pPr>
                  <w:spacing w:after="80" w:line="276" w:lineRule="auto"/>
                  <w:jc w:val="both"/>
                </w:pPr>
              </w:pPrChange>
            </w:pPr>
            <w:ins w:id="468" w:author="ttclandm" w:date="2025-12-17T13:52:00Z">
              <w:r w:rsidRPr="0092144D">
                <w:rPr>
                  <w:rFonts w:ascii="Times New Roman" w:hAnsi="Times New Roman" w:cs="Times New Roman"/>
                  <w:b/>
                  <w:color w:val="000000"/>
                  <w:sz w:val="24"/>
                  <w:szCs w:val="24"/>
                  <w:shd w:val="clear" w:color="auto" w:fill="FFFFFF"/>
                  <w:rPrChange w:id="469" w:author="ttclandm" w:date="2025-12-17T13:54:00Z">
                    <w:rPr>
                      <w:rFonts w:ascii="Times New Roman" w:hAnsi="Times New Roman" w:cs="Times New Roman"/>
                      <w:color w:val="000000"/>
                      <w:sz w:val="24"/>
                      <w:szCs w:val="24"/>
                      <w:shd w:val="clear" w:color="auto" w:fill="FFFFFF"/>
                    </w:rPr>
                  </w:rPrChange>
                </w:rPr>
                <w:t>Lần 1</w:t>
              </w:r>
            </w:ins>
          </w:p>
        </w:tc>
        <w:tc>
          <w:tcPr>
            <w:tcW w:w="2268" w:type="dxa"/>
            <w:vAlign w:val="center"/>
            <w:tcPrChange w:id="470" w:author="ttclandm" w:date="2025-12-17T14:56:00Z">
              <w:tcPr>
                <w:tcW w:w="2268" w:type="dxa"/>
                <w:gridSpan w:val="4"/>
              </w:tcPr>
            </w:tcPrChange>
          </w:tcPr>
          <w:p w14:paraId="251FB549" w14:textId="2E78F79F" w:rsidR="006E43CB" w:rsidRPr="0092144D" w:rsidRDefault="006E43CB">
            <w:pPr>
              <w:spacing w:line="276" w:lineRule="auto"/>
              <w:jc w:val="center"/>
              <w:rPr>
                <w:ins w:id="471" w:author="ttclandm" w:date="2025-12-17T13:50:00Z"/>
                <w:rFonts w:ascii="Times New Roman" w:hAnsi="Times New Roman" w:cs="Times New Roman"/>
                <w:b/>
                <w:color w:val="000000"/>
                <w:sz w:val="24"/>
                <w:szCs w:val="24"/>
                <w:shd w:val="clear" w:color="auto" w:fill="FFFFFF"/>
                <w:rPrChange w:id="472" w:author="ttclandm" w:date="2025-12-17T13:54:00Z">
                  <w:rPr>
                    <w:ins w:id="473" w:author="ttclandm" w:date="2025-12-17T13:50:00Z"/>
                    <w:rFonts w:ascii="Times New Roman" w:hAnsi="Times New Roman" w:cs="Times New Roman"/>
                    <w:color w:val="000000"/>
                    <w:sz w:val="24"/>
                    <w:szCs w:val="24"/>
                    <w:shd w:val="clear" w:color="auto" w:fill="FFFFFF"/>
                  </w:rPr>
                </w:rPrChange>
              </w:rPr>
              <w:pPrChange w:id="474" w:author="ttclandm" w:date="2025-12-17T14:55:00Z">
                <w:pPr>
                  <w:spacing w:after="80" w:line="276" w:lineRule="auto"/>
                  <w:jc w:val="both"/>
                </w:pPr>
              </w:pPrChange>
            </w:pPr>
            <w:ins w:id="475" w:author="ttclandm" w:date="2025-12-17T13:52:00Z">
              <w:r w:rsidRPr="0092144D">
                <w:rPr>
                  <w:rFonts w:ascii="Times New Roman" w:hAnsi="Times New Roman" w:cs="Times New Roman"/>
                  <w:b/>
                  <w:color w:val="000000"/>
                  <w:sz w:val="24"/>
                  <w:szCs w:val="24"/>
                  <w:shd w:val="clear" w:color="auto" w:fill="FFFFFF"/>
                  <w:rPrChange w:id="476" w:author="ttclandm" w:date="2025-12-17T13:54:00Z">
                    <w:rPr>
                      <w:rFonts w:ascii="Times New Roman" w:hAnsi="Times New Roman" w:cs="Times New Roman"/>
                      <w:color w:val="000000"/>
                      <w:sz w:val="24"/>
                      <w:szCs w:val="24"/>
                      <w:shd w:val="clear" w:color="auto" w:fill="FFFFFF"/>
                    </w:rPr>
                  </w:rPrChange>
                </w:rPr>
                <w:t>Lần 2</w:t>
              </w:r>
            </w:ins>
          </w:p>
        </w:tc>
        <w:tc>
          <w:tcPr>
            <w:tcW w:w="2410" w:type="dxa"/>
            <w:vAlign w:val="center"/>
            <w:tcPrChange w:id="477" w:author="ttclandm" w:date="2025-12-17T14:56:00Z">
              <w:tcPr>
                <w:tcW w:w="2410" w:type="dxa"/>
                <w:gridSpan w:val="2"/>
              </w:tcPr>
            </w:tcPrChange>
          </w:tcPr>
          <w:p w14:paraId="4C7A891C" w14:textId="7E1AA65F" w:rsidR="006E43CB" w:rsidRPr="0092144D" w:rsidRDefault="006E43CB">
            <w:pPr>
              <w:spacing w:line="276" w:lineRule="auto"/>
              <w:jc w:val="center"/>
              <w:rPr>
                <w:ins w:id="478" w:author="ttclandm" w:date="2025-12-17T13:50:00Z"/>
                <w:rFonts w:ascii="Times New Roman" w:hAnsi="Times New Roman" w:cs="Times New Roman"/>
                <w:b/>
                <w:color w:val="000000"/>
                <w:sz w:val="24"/>
                <w:szCs w:val="24"/>
                <w:shd w:val="clear" w:color="auto" w:fill="FFFFFF"/>
                <w:rPrChange w:id="479" w:author="ttclandm" w:date="2025-12-17T13:54:00Z">
                  <w:rPr>
                    <w:ins w:id="480" w:author="ttclandm" w:date="2025-12-17T13:50:00Z"/>
                    <w:rFonts w:ascii="Times New Roman" w:hAnsi="Times New Roman" w:cs="Times New Roman"/>
                    <w:color w:val="000000"/>
                    <w:sz w:val="24"/>
                    <w:szCs w:val="24"/>
                    <w:shd w:val="clear" w:color="auto" w:fill="FFFFFF"/>
                  </w:rPr>
                </w:rPrChange>
              </w:rPr>
              <w:pPrChange w:id="481" w:author="ttclandm" w:date="2025-12-17T14:55:00Z">
                <w:pPr>
                  <w:spacing w:after="80" w:line="276" w:lineRule="auto"/>
                  <w:jc w:val="both"/>
                </w:pPr>
              </w:pPrChange>
            </w:pPr>
            <w:ins w:id="482" w:author="ttclandm" w:date="2025-12-17T13:52:00Z">
              <w:r w:rsidRPr="0092144D">
                <w:rPr>
                  <w:rFonts w:ascii="Times New Roman" w:hAnsi="Times New Roman" w:cs="Times New Roman"/>
                  <w:b/>
                  <w:color w:val="000000"/>
                  <w:sz w:val="24"/>
                  <w:szCs w:val="24"/>
                  <w:shd w:val="clear" w:color="auto" w:fill="FFFFFF"/>
                  <w:rPrChange w:id="483" w:author="ttclandm" w:date="2025-12-17T13:54:00Z">
                    <w:rPr>
                      <w:rFonts w:ascii="Times New Roman" w:hAnsi="Times New Roman" w:cs="Times New Roman"/>
                      <w:color w:val="000000"/>
                      <w:sz w:val="24"/>
                      <w:szCs w:val="24"/>
                      <w:shd w:val="clear" w:color="auto" w:fill="FFFFFF"/>
                    </w:rPr>
                  </w:rPrChange>
                </w:rPr>
                <w:t>Lần 3</w:t>
              </w:r>
            </w:ins>
          </w:p>
        </w:tc>
      </w:tr>
      <w:tr w:rsidR="006E43CB" w14:paraId="7F62DF98" w14:textId="77777777" w:rsidTr="00B84BFF">
        <w:tblPrEx>
          <w:tblPrExChange w:id="484" w:author="Đào Thanh Minh" w:date="2025-12-22T11:32:00Z" w16du:dateUtc="2025-12-22T04:32:00Z">
            <w:tblPrEx>
              <w:tblW w:w="9776" w:type="dxa"/>
              <w:tblInd w:w="0" w:type="dxa"/>
            </w:tblPrEx>
          </w:tblPrExChange>
        </w:tblPrEx>
        <w:trPr>
          <w:ins w:id="485" w:author="ttclandm" w:date="2025-12-17T13:50:00Z"/>
          <w:trPrChange w:id="486" w:author="Đào Thanh Minh" w:date="2025-12-22T11:32:00Z" w16du:dateUtc="2025-12-22T04:32:00Z">
            <w:trPr>
              <w:gridBefore w:val="3"/>
            </w:trPr>
          </w:trPrChange>
        </w:trPr>
        <w:tc>
          <w:tcPr>
            <w:tcW w:w="568" w:type="dxa"/>
            <w:vAlign w:val="center"/>
            <w:tcPrChange w:id="487" w:author="Đào Thanh Minh" w:date="2025-12-22T11:32:00Z" w16du:dateUtc="2025-12-22T04:32:00Z">
              <w:tcPr>
                <w:tcW w:w="2689" w:type="dxa"/>
                <w:gridSpan w:val="4"/>
              </w:tcPr>
            </w:tcPrChange>
          </w:tcPr>
          <w:p w14:paraId="3F24B0C4" w14:textId="3F3D10F7" w:rsidR="006E43CB" w:rsidRDefault="006E43CB">
            <w:pPr>
              <w:spacing w:line="276" w:lineRule="auto"/>
              <w:jc w:val="center"/>
              <w:rPr>
                <w:ins w:id="488" w:author="ttclandm" w:date="2025-12-17T14:42:00Z"/>
                <w:rFonts w:ascii="Times New Roman" w:hAnsi="Times New Roman" w:cs="Times New Roman"/>
                <w:color w:val="000000"/>
                <w:sz w:val="24"/>
                <w:szCs w:val="24"/>
                <w:shd w:val="clear" w:color="auto" w:fill="FFFFFF"/>
              </w:rPr>
              <w:pPrChange w:id="489" w:author="ttclandm" w:date="2025-12-17T14:55:00Z">
                <w:pPr>
                  <w:spacing w:after="80" w:line="276" w:lineRule="auto"/>
                  <w:jc w:val="both"/>
                </w:pPr>
              </w:pPrChange>
            </w:pPr>
            <w:ins w:id="490" w:author="ttclandm" w:date="2025-12-17T14:42:00Z">
              <w:r>
                <w:rPr>
                  <w:rFonts w:ascii="Times New Roman" w:hAnsi="Times New Roman" w:cs="Times New Roman"/>
                  <w:color w:val="000000"/>
                  <w:sz w:val="24"/>
                  <w:szCs w:val="24"/>
                  <w:shd w:val="clear" w:color="auto" w:fill="FFFFFF"/>
                </w:rPr>
                <w:t>1</w:t>
              </w:r>
            </w:ins>
          </w:p>
        </w:tc>
        <w:tc>
          <w:tcPr>
            <w:tcW w:w="3119" w:type="dxa"/>
            <w:tcPrChange w:id="491" w:author="Đào Thanh Minh" w:date="2025-12-22T11:32:00Z" w16du:dateUtc="2025-12-22T04:32:00Z">
              <w:tcPr>
                <w:tcW w:w="2689" w:type="dxa"/>
                <w:gridSpan w:val="4"/>
              </w:tcPr>
            </w:tcPrChange>
          </w:tcPr>
          <w:p w14:paraId="34527B64" w14:textId="749CD1AC" w:rsidR="006E43CB" w:rsidRDefault="006E43CB">
            <w:pPr>
              <w:spacing w:line="276" w:lineRule="auto"/>
              <w:jc w:val="both"/>
              <w:rPr>
                <w:ins w:id="492" w:author="ttclandm" w:date="2025-12-17T13:50:00Z"/>
                <w:rFonts w:ascii="Times New Roman" w:hAnsi="Times New Roman" w:cs="Times New Roman"/>
                <w:color w:val="000000"/>
                <w:sz w:val="24"/>
                <w:szCs w:val="24"/>
                <w:shd w:val="clear" w:color="auto" w:fill="FFFFFF"/>
              </w:rPr>
              <w:pPrChange w:id="493" w:author="ttclandm" w:date="2025-12-17T14:55:00Z">
                <w:pPr>
                  <w:spacing w:after="80" w:line="276" w:lineRule="auto"/>
                  <w:jc w:val="both"/>
                </w:pPr>
              </w:pPrChange>
            </w:pPr>
            <w:ins w:id="494" w:author="ttclandm" w:date="2025-12-17T13:55:00Z">
              <w:r>
                <w:rPr>
                  <w:rFonts w:ascii="Times New Roman" w:hAnsi="Times New Roman" w:cs="Times New Roman"/>
                  <w:color w:val="000000"/>
                  <w:sz w:val="24"/>
                  <w:szCs w:val="24"/>
                  <w:shd w:val="clear" w:color="auto" w:fill="FFFFFF"/>
                </w:rPr>
                <w:t>Nhân viên không mặc đúng đồng phục/tác phong không đúng mực, thiếu văn hóa/</w:t>
              </w:r>
            </w:ins>
            <w:ins w:id="495" w:author="ttclandm" w:date="2025-12-17T13:57:00Z">
              <w:r>
                <w:rPr>
                  <w:rFonts w:ascii="Times New Roman" w:hAnsi="Times New Roman" w:cs="Times New Roman"/>
                  <w:color w:val="000000"/>
                  <w:sz w:val="24"/>
                  <w:szCs w:val="24"/>
                  <w:shd w:val="clear" w:color="auto" w:fill="FFFFFF"/>
                </w:rPr>
                <w:t>lan truyền thông tin không đúng đến cư dân, khách hàng……</w:t>
              </w:r>
            </w:ins>
          </w:p>
        </w:tc>
        <w:tc>
          <w:tcPr>
            <w:tcW w:w="2268" w:type="dxa"/>
            <w:vAlign w:val="center"/>
            <w:tcPrChange w:id="496" w:author="Đào Thanh Minh" w:date="2025-12-22T11:32:00Z" w16du:dateUtc="2025-12-22T04:32:00Z">
              <w:tcPr>
                <w:tcW w:w="2409" w:type="dxa"/>
                <w:gridSpan w:val="4"/>
              </w:tcPr>
            </w:tcPrChange>
          </w:tcPr>
          <w:p w14:paraId="5B546E50" w14:textId="0604128D" w:rsidR="006E43CB" w:rsidRDefault="006E43CB">
            <w:pPr>
              <w:spacing w:line="276" w:lineRule="auto"/>
              <w:jc w:val="center"/>
              <w:rPr>
                <w:ins w:id="497" w:author="ttclandm" w:date="2025-12-17T13:50:00Z"/>
                <w:rFonts w:ascii="Times New Roman" w:hAnsi="Times New Roman" w:cs="Times New Roman"/>
                <w:color w:val="000000"/>
                <w:sz w:val="24"/>
                <w:szCs w:val="24"/>
                <w:shd w:val="clear" w:color="auto" w:fill="FFFFFF"/>
              </w:rPr>
              <w:pPrChange w:id="498" w:author="Đào Thanh Minh" w:date="2025-12-22T11:32:00Z" w16du:dateUtc="2025-12-22T04:32:00Z">
                <w:pPr>
                  <w:spacing w:after="80" w:line="276" w:lineRule="auto"/>
                  <w:jc w:val="both"/>
                </w:pPr>
              </w:pPrChange>
            </w:pPr>
            <w:ins w:id="499" w:author="ttclandm" w:date="2025-12-17T13:57:00Z">
              <w:r>
                <w:rPr>
                  <w:rFonts w:ascii="Times New Roman" w:hAnsi="Times New Roman" w:cs="Times New Roman"/>
                  <w:color w:val="000000"/>
                  <w:sz w:val="24"/>
                  <w:szCs w:val="24"/>
                  <w:shd w:val="clear" w:color="auto" w:fill="FFFFFF"/>
                </w:rPr>
                <w:t>100.000</w:t>
              </w:r>
            </w:ins>
            <w:ins w:id="500"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01" w:author="ttclandm" w:date="2025-12-17T13:57:00Z">
              <w:r>
                <w:rPr>
                  <w:rFonts w:ascii="Times New Roman" w:hAnsi="Times New Roman" w:cs="Times New Roman"/>
                  <w:color w:val="000000"/>
                  <w:sz w:val="24"/>
                  <w:szCs w:val="24"/>
                  <w:shd w:val="clear" w:color="auto" w:fill="FFFFFF"/>
                </w:rPr>
                <w:t>đ/trường hợp</w:t>
              </w:r>
            </w:ins>
          </w:p>
        </w:tc>
        <w:tc>
          <w:tcPr>
            <w:tcW w:w="2268" w:type="dxa"/>
            <w:vAlign w:val="center"/>
            <w:tcPrChange w:id="502" w:author="Đào Thanh Minh" w:date="2025-12-22T11:32:00Z" w16du:dateUtc="2025-12-22T04:32:00Z">
              <w:tcPr>
                <w:tcW w:w="2268" w:type="dxa"/>
                <w:gridSpan w:val="2"/>
              </w:tcPr>
            </w:tcPrChange>
          </w:tcPr>
          <w:p w14:paraId="5118DBBD" w14:textId="52760C6E" w:rsidR="006E43CB" w:rsidRDefault="006E43CB">
            <w:pPr>
              <w:spacing w:line="276" w:lineRule="auto"/>
              <w:jc w:val="center"/>
              <w:rPr>
                <w:ins w:id="503" w:author="ttclandm" w:date="2025-12-17T13:50:00Z"/>
                <w:rFonts w:ascii="Times New Roman" w:hAnsi="Times New Roman" w:cs="Times New Roman"/>
                <w:color w:val="000000"/>
                <w:sz w:val="24"/>
                <w:szCs w:val="24"/>
                <w:shd w:val="clear" w:color="auto" w:fill="FFFFFF"/>
              </w:rPr>
              <w:pPrChange w:id="504" w:author="Đào Thanh Minh" w:date="2025-12-22T11:32:00Z" w16du:dateUtc="2025-12-22T04:32:00Z">
                <w:pPr>
                  <w:spacing w:after="80" w:line="276" w:lineRule="auto"/>
                  <w:jc w:val="both"/>
                </w:pPr>
              </w:pPrChange>
            </w:pPr>
            <w:ins w:id="505" w:author="ttclandm" w:date="2025-12-17T13:57:00Z">
              <w:r>
                <w:rPr>
                  <w:rFonts w:ascii="Times New Roman" w:hAnsi="Times New Roman" w:cs="Times New Roman"/>
                  <w:color w:val="000000"/>
                  <w:sz w:val="24"/>
                  <w:szCs w:val="24"/>
                  <w:shd w:val="clear" w:color="auto" w:fill="FFFFFF"/>
                </w:rPr>
                <w:t>300.000</w:t>
              </w:r>
            </w:ins>
            <w:ins w:id="506"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07" w:author="ttclandm" w:date="2025-12-17T13:57:00Z">
              <w:r>
                <w:rPr>
                  <w:rFonts w:ascii="Times New Roman" w:hAnsi="Times New Roman" w:cs="Times New Roman"/>
                  <w:color w:val="000000"/>
                  <w:sz w:val="24"/>
                  <w:szCs w:val="24"/>
                  <w:shd w:val="clear" w:color="auto" w:fill="FFFFFF"/>
                </w:rPr>
                <w:t>đ/trường hợp</w:t>
              </w:r>
            </w:ins>
          </w:p>
        </w:tc>
        <w:tc>
          <w:tcPr>
            <w:tcW w:w="2410" w:type="dxa"/>
            <w:vAlign w:val="center"/>
            <w:tcPrChange w:id="508" w:author="Đào Thanh Minh" w:date="2025-12-22T11:32:00Z" w16du:dateUtc="2025-12-22T04:32:00Z">
              <w:tcPr>
                <w:tcW w:w="2410" w:type="dxa"/>
              </w:tcPr>
            </w:tcPrChange>
          </w:tcPr>
          <w:p w14:paraId="41B2B1FC" w14:textId="646A4F62" w:rsidR="006E43CB" w:rsidRDefault="006E43CB">
            <w:pPr>
              <w:spacing w:line="276" w:lineRule="auto"/>
              <w:jc w:val="center"/>
              <w:rPr>
                <w:ins w:id="509" w:author="ttclandm" w:date="2025-12-17T13:50:00Z"/>
                <w:rFonts w:ascii="Times New Roman" w:hAnsi="Times New Roman" w:cs="Times New Roman"/>
                <w:color w:val="000000"/>
                <w:sz w:val="24"/>
                <w:szCs w:val="24"/>
                <w:shd w:val="clear" w:color="auto" w:fill="FFFFFF"/>
              </w:rPr>
              <w:pPrChange w:id="510" w:author="Đào Thanh Minh" w:date="2025-12-22T11:32:00Z" w16du:dateUtc="2025-12-22T04:32:00Z">
                <w:pPr>
                  <w:spacing w:after="80" w:line="276" w:lineRule="auto"/>
                  <w:jc w:val="both"/>
                </w:pPr>
              </w:pPrChange>
            </w:pPr>
            <w:ins w:id="511" w:author="ttclandm" w:date="2025-12-17T13:58:00Z">
              <w:r>
                <w:rPr>
                  <w:rFonts w:ascii="Times New Roman" w:hAnsi="Times New Roman" w:cs="Times New Roman"/>
                  <w:color w:val="000000"/>
                  <w:sz w:val="24"/>
                  <w:szCs w:val="24"/>
                  <w:shd w:val="clear" w:color="auto" w:fill="FFFFFF"/>
                </w:rPr>
                <w:t>500.000</w:t>
              </w:r>
            </w:ins>
            <w:ins w:id="512"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13" w:author="ttclandm" w:date="2025-12-17T13:58:00Z">
              <w:r>
                <w:rPr>
                  <w:rFonts w:ascii="Times New Roman" w:hAnsi="Times New Roman" w:cs="Times New Roman"/>
                  <w:color w:val="000000"/>
                  <w:sz w:val="24"/>
                  <w:szCs w:val="24"/>
                  <w:shd w:val="clear" w:color="auto" w:fill="FFFFFF"/>
                </w:rPr>
                <w:t>đ/trường hợp, buộc điều chuyển khỏi dự án</w:t>
              </w:r>
            </w:ins>
          </w:p>
        </w:tc>
      </w:tr>
      <w:tr w:rsidR="006E43CB" w14:paraId="2F6CA489" w14:textId="77777777" w:rsidTr="00B84BFF">
        <w:tblPrEx>
          <w:tblPrExChange w:id="514" w:author="Đào Thanh Minh" w:date="2025-12-22T11:32:00Z" w16du:dateUtc="2025-12-22T04:32:00Z">
            <w:tblPrEx>
              <w:tblW w:w="9776" w:type="dxa"/>
              <w:tblInd w:w="0" w:type="dxa"/>
            </w:tblPrEx>
          </w:tblPrExChange>
        </w:tblPrEx>
        <w:trPr>
          <w:ins w:id="515" w:author="ttclandm" w:date="2025-12-17T13:50:00Z"/>
          <w:trPrChange w:id="516" w:author="Đào Thanh Minh" w:date="2025-12-22T11:32:00Z" w16du:dateUtc="2025-12-22T04:32:00Z">
            <w:trPr>
              <w:gridBefore w:val="3"/>
            </w:trPr>
          </w:trPrChange>
        </w:trPr>
        <w:tc>
          <w:tcPr>
            <w:tcW w:w="568" w:type="dxa"/>
            <w:vAlign w:val="center"/>
            <w:tcPrChange w:id="517" w:author="Đào Thanh Minh" w:date="2025-12-22T11:32:00Z" w16du:dateUtc="2025-12-22T04:32:00Z">
              <w:tcPr>
                <w:tcW w:w="2689" w:type="dxa"/>
                <w:gridSpan w:val="4"/>
              </w:tcPr>
            </w:tcPrChange>
          </w:tcPr>
          <w:p w14:paraId="35E47054" w14:textId="24C0A687" w:rsidR="006E43CB" w:rsidRDefault="006E43CB">
            <w:pPr>
              <w:spacing w:line="276" w:lineRule="auto"/>
              <w:jc w:val="center"/>
              <w:rPr>
                <w:ins w:id="518" w:author="ttclandm" w:date="2025-12-17T14:42:00Z"/>
                <w:rFonts w:ascii="Times New Roman" w:hAnsi="Times New Roman" w:cs="Times New Roman"/>
                <w:color w:val="000000"/>
                <w:sz w:val="24"/>
                <w:szCs w:val="24"/>
                <w:shd w:val="clear" w:color="auto" w:fill="FFFFFF"/>
              </w:rPr>
              <w:pPrChange w:id="519" w:author="ttclandm" w:date="2025-12-17T14:55:00Z">
                <w:pPr>
                  <w:spacing w:after="80" w:line="276" w:lineRule="auto"/>
                  <w:jc w:val="both"/>
                </w:pPr>
              </w:pPrChange>
            </w:pPr>
            <w:ins w:id="520" w:author="ttclandm" w:date="2025-12-17T14:42:00Z">
              <w:r>
                <w:rPr>
                  <w:rFonts w:ascii="Times New Roman" w:hAnsi="Times New Roman" w:cs="Times New Roman"/>
                  <w:color w:val="000000"/>
                  <w:sz w:val="24"/>
                  <w:szCs w:val="24"/>
                  <w:shd w:val="clear" w:color="auto" w:fill="FFFFFF"/>
                </w:rPr>
                <w:t>2</w:t>
              </w:r>
            </w:ins>
          </w:p>
        </w:tc>
        <w:tc>
          <w:tcPr>
            <w:tcW w:w="3119" w:type="dxa"/>
            <w:tcPrChange w:id="521" w:author="Đào Thanh Minh" w:date="2025-12-22T11:32:00Z" w16du:dateUtc="2025-12-22T04:32:00Z">
              <w:tcPr>
                <w:tcW w:w="2689" w:type="dxa"/>
                <w:gridSpan w:val="4"/>
              </w:tcPr>
            </w:tcPrChange>
          </w:tcPr>
          <w:p w14:paraId="0F28BC43" w14:textId="288DC8C3" w:rsidR="006E43CB" w:rsidRDefault="006E43CB">
            <w:pPr>
              <w:spacing w:line="276" w:lineRule="auto"/>
              <w:jc w:val="both"/>
              <w:rPr>
                <w:ins w:id="522" w:author="ttclandm" w:date="2025-12-17T13:50:00Z"/>
                <w:rFonts w:ascii="Times New Roman" w:hAnsi="Times New Roman" w:cs="Times New Roman"/>
                <w:color w:val="000000"/>
                <w:sz w:val="24"/>
                <w:szCs w:val="24"/>
                <w:shd w:val="clear" w:color="auto" w:fill="FFFFFF"/>
              </w:rPr>
              <w:pPrChange w:id="523" w:author="ttclandm" w:date="2025-12-17T14:55:00Z">
                <w:pPr>
                  <w:spacing w:after="80" w:line="276" w:lineRule="auto"/>
                  <w:jc w:val="both"/>
                </w:pPr>
              </w:pPrChange>
            </w:pPr>
            <w:ins w:id="524" w:author="ttclandm" w:date="2025-12-17T13:58:00Z">
              <w:r>
                <w:rPr>
                  <w:rFonts w:ascii="Times New Roman" w:hAnsi="Times New Roman" w:cs="Times New Roman"/>
                  <w:color w:val="000000"/>
                  <w:sz w:val="24"/>
                  <w:szCs w:val="24"/>
                  <w:shd w:val="clear" w:color="auto" w:fill="FFFFFF"/>
                </w:rPr>
                <w:t>Nhân viên tụ tập nói chuyện, làm việc riêng/</w:t>
              </w:r>
            </w:ins>
            <w:ins w:id="525" w:author="Thu HA" w:date="2026-04-13T14:30:00Z" w16du:dateUtc="2026-04-13T07:30:00Z">
              <w:r w:rsidR="005F3E7C">
                <w:rPr>
                  <w:rFonts w:ascii="Times New Roman" w:hAnsi="Times New Roman" w:cs="Times New Roman"/>
                  <w:color w:val="000000"/>
                  <w:sz w:val="24"/>
                  <w:szCs w:val="24"/>
                  <w:shd w:val="clear" w:color="auto" w:fill="FFFFFF"/>
                  <w:lang w:val="vi-VN"/>
                </w:rPr>
                <w:t xml:space="preserve"> </w:t>
              </w:r>
            </w:ins>
            <w:ins w:id="526" w:author="ttclandm" w:date="2025-12-17T13:58:00Z">
              <w:r>
                <w:rPr>
                  <w:rFonts w:ascii="Times New Roman" w:hAnsi="Times New Roman" w:cs="Times New Roman"/>
                  <w:color w:val="000000"/>
                  <w:sz w:val="24"/>
                  <w:szCs w:val="24"/>
                  <w:shd w:val="clear" w:color="auto" w:fill="FFFFFF"/>
                </w:rPr>
                <w:t>làm công việc ngoài phạm vi công việc khi đang trong giờ làm việc</w:t>
              </w:r>
            </w:ins>
          </w:p>
        </w:tc>
        <w:tc>
          <w:tcPr>
            <w:tcW w:w="2268" w:type="dxa"/>
            <w:vAlign w:val="center"/>
            <w:tcPrChange w:id="527" w:author="Đào Thanh Minh" w:date="2025-12-22T11:32:00Z" w16du:dateUtc="2025-12-22T04:32:00Z">
              <w:tcPr>
                <w:tcW w:w="2409" w:type="dxa"/>
                <w:gridSpan w:val="4"/>
              </w:tcPr>
            </w:tcPrChange>
          </w:tcPr>
          <w:p w14:paraId="28CB1B80" w14:textId="512B0DD4" w:rsidR="006E43CB" w:rsidRDefault="006E43CB">
            <w:pPr>
              <w:spacing w:line="276" w:lineRule="auto"/>
              <w:jc w:val="center"/>
              <w:rPr>
                <w:ins w:id="528" w:author="ttclandm" w:date="2025-12-17T13:50:00Z"/>
                <w:rFonts w:ascii="Times New Roman" w:hAnsi="Times New Roman" w:cs="Times New Roman"/>
                <w:color w:val="000000"/>
                <w:sz w:val="24"/>
                <w:szCs w:val="24"/>
                <w:shd w:val="clear" w:color="auto" w:fill="FFFFFF"/>
              </w:rPr>
              <w:pPrChange w:id="529" w:author="Đào Thanh Minh" w:date="2025-12-22T11:32:00Z" w16du:dateUtc="2025-12-22T04:32:00Z">
                <w:pPr>
                  <w:spacing w:after="80" w:line="276" w:lineRule="auto"/>
                  <w:jc w:val="both"/>
                </w:pPr>
              </w:pPrChange>
            </w:pPr>
            <w:ins w:id="530" w:author="ttclandm" w:date="2025-12-17T14:39:00Z">
              <w:r>
                <w:rPr>
                  <w:rFonts w:ascii="Times New Roman" w:hAnsi="Times New Roman" w:cs="Times New Roman"/>
                  <w:color w:val="000000"/>
                  <w:sz w:val="24"/>
                  <w:szCs w:val="24"/>
                  <w:shd w:val="clear" w:color="auto" w:fill="FFFFFF"/>
                </w:rPr>
                <w:t>100.000</w:t>
              </w:r>
            </w:ins>
            <w:ins w:id="531"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32" w:author="ttclandm" w:date="2025-12-17T14:39:00Z">
              <w:r>
                <w:rPr>
                  <w:rFonts w:ascii="Times New Roman" w:hAnsi="Times New Roman" w:cs="Times New Roman"/>
                  <w:color w:val="000000"/>
                  <w:sz w:val="24"/>
                  <w:szCs w:val="24"/>
                  <w:shd w:val="clear" w:color="auto" w:fill="FFFFFF"/>
                </w:rPr>
                <w:t>đ/trường hợp</w:t>
              </w:r>
            </w:ins>
          </w:p>
        </w:tc>
        <w:tc>
          <w:tcPr>
            <w:tcW w:w="2268" w:type="dxa"/>
            <w:vAlign w:val="center"/>
            <w:tcPrChange w:id="533" w:author="Đào Thanh Minh" w:date="2025-12-22T11:32:00Z" w16du:dateUtc="2025-12-22T04:32:00Z">
              <w:tcPr>
                <w:tcW w:w="2268" w:type="dxa"/>
                <w:gridSpan w:val="2"/>
              </w:tcPr>
            </w:tcPrChange>
          </w:tcPr>
          <w:p w14:paraId="12EACA14" w14:textId="2EAF6D98" w:rsidR="006E43CB" w:rsidRDefault="006E43CB">
            <w:pPr>
              <w:spacing w:line="276" w:lineRule="auto"/>
              <w:jc w:val="center"/>
              <w:rPr>
                <w:ins w:id="534" w:author="ttclandm" w:date="2025-12-17T13:50:00Z"/>
                <w:rFonts w:ascii="Times New Roman" w:hAnsi="Times New Roman" w:cs="Times New Roman"/>
                <w:color w:val="000000"/>
                <w:sz w:val="24"/>
                <w:szCs w:val="24"/>
                <w:shd w:val="clear" w:color="auto" w:fill="FFFFFF"/>
              </w:rPr>
              <w:pPrChange w:id="535" w:author="Đào Thanh Minh" w:date="2025-12-22T11:32:00Z" w16du:dateUtc="2025-12-22T04:32:00Z">
                <w:pPr>
                  <w:spacing w:after="80" w:line="276" w:lineRule="auto"/>
                  <w:jc w:val="both"/>
                </w:pPr>
              </w:pPrChange>
            </w:pPr>
            <w:ins w:id="536" w:author="ttclandm" w:date="2025-12-17T14:39:00Z">
              <w:r>
                <w:rPr>
                  <w:rFonts w:ascii="Times New Roman" w:hAnsi="Times New Roman" w:cs="Times New Roman"/>
                  <w:color w:val="000000"/>
                  <w:sz w:val="24"/>
                  <w:szCs w:val="24"/>
                  <w:shd w:val="clear" w:color="auto" w:fill="FFFFFF"/>
                </w:rPr>
                <w:t>300.000</w:t>
              </w:r>
            </w:ins>
            <w:ins w:id="537"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38" w:author="ttclandm" w:date="2025-12-17T14:39:00Z">
              <w:r>
                <w:rPr>
                  <w:rFonts w:ascii="Times New Roman" w:hAnsi="Times New Roman" w:cs="Times New Roman"/>
                  <w:color w:val="000000"/>
                  <w:sz w:val="24"/>
                  <w:szCs w:val="24"/>
                  <w:shd w:val="clear" w:color="auto" w:fill="FFFFFF"/>
                </w:rPr>
                <w:t>đ/trường hợp</w:t>
              </w:r>
            </w:ins>
          </w:p>
        </w:tc>
        <w:tc>
          <w:tcPr>
            <w:tcW w:w="2410" w:type="dxa"/>
            <w:vAlign w:val="center"/>
            <w:tcPrChange w:id="539" w:author="Đào Thanh Minh" w:date="2025-12-22T11:32:00Z" w16du:dateUtc="2025-12-22T04:32:00Z">
              <w:tcPr>
                <w:tcW w:w="2410" w:type="dxa"/>
              </w:tcPr>
            </w:tcPrChange>
          </w:tcPr>
          <w:p w14:paraId="54572D2B" w14:textId="3B7DC681" w:rsidR="006E43CB" w:rsidRDefault="006E43CB">
            <w:pPr>
              <w:spacing w:line="276" w:lineRule="auto"/>
              <w:jc w:val="center"/>
              <w:rPr>
                <w:ins w:id="540" w:author="ttclandm" w:date="2025-12-17T13:50:00Z"/>
                <w:rFonts w:ascii="Times New Roman" w:hAnsi="Times New Roman" w:cs="Times New Roman"/>
                <w:color w:val="000000"/>
                <w:sz w:val="24"/>
                <w:szCs w:val="24"/>
                <w:shd w:val="clear" w:color="auto" w:fill="FFFFFF"/>
              </w:rPr>
              <w:pPrChange w:id="541" w:author="Đào Thanh Minh" w:date="2025-12-22T11:32:00Z" w16du:dateUtc="2025-12-22T04:32:00Z">
                <w:pPr>
                  <w:spacing w:after="80" w:line="276" w:lineRule="auto"/>
                  <w:jc w:val="both"/>
                </w:pPr>
              </w:pPrChange>
            </w:pPr>
            <w:ins w:id="542" w:author="ttclandm" w:date="2025-12-17T14:39:00Z">
              <w:r>
                <w:rPr>
                  <w:rFonts w:ascii="Times New Roman" w:hAnsi="Times New Roman" w:cs="Times New Roman"/>
                  <w:color w:val="000000"/>
                  <w:sz w:val="24"/>
                  <w:szCs w:val="24"/>
                  <w:shd w:val="clear" w:color="auto" w:fill="FFFFFF"/>
                </w:rPr>
                <w:t>500.000</w:t>
              </w:r>
            </w:ins>
            <w:ins w:id="543"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44" w:author="ttclandm" w:date="2025-12-17T14:39:00Z">
              <w:r>
                <w:rPr>
                  <w:rFonts w:ascii="Times New Roman" w:hAnsi="Times New Roman" w:cs="Times New Roman"/>
                  <w:color w:val="000000"/>
                  <w:sz w:val="24"/>
                  <w:szCs w:val="24"/>
                  <w:shd w:val="clear" w:color="auto" w:fill="FFFFFF"/>
                </w:rPr>
                <w:t>đ/trường hợp, buộc điều chuyển khỏi dự án</w:t>
              </w:r>
            </w:ins>
          </w:p>
        </w:tc>
      </w:tr>
      <w:tr w:rsidR="006E43CB" w14:paraId="2F3D10FC" w14:textId="77777777" w:rsidTr="00F25656">
        <w:tblPrEx>
          <w:tblPrExChange w:id="545" w:author="Đào Thanh Minh" w:date="2025-12-22T11:33:00Z" w16du:dateUtc="2025-12-22T04:33:00Z">
            <w:tblPrEx>
              <w:tblW w:w="9776" w:type="dxa"/>
              <w:tblInd w:w="0" w:type="dxa"/>
            </w:tblPrEx>
          </w:tblPrExChange>
        </w:tblPrEx>
        <w:trPr>
          <w:ins w:id="546" w:author="ttclandm" w:date="2025-12-17T13:59:00Z"/>
          <w:trPrChange w:id="547" w:author="Đào Thanh Minh" w:date="2025-12-22T11:33:00Z" w16du:dateUtc="2025-12-22T04:33:00Z">
            <w:trPr>
              <w:gridBefore w:val="3"/>
            </w:trPr>
          </w:trPrChange>
        </w:trPr>
        <w:tc>
          <w:tcPr>
            <w:tcW w:w="568" w:type="dxa"/>
            <w:vAlign w:val="center"/>
            <w:tcPrChange w:id="548" w:author="Đào Thanh Minh" w:date="2025-12-22T11:33:00Z" w16du:dateUtc="2025-12-22T04:33:00Z">
              <w:tcPr>
                <w:tcW w:w="2689" w:type="dxa"/>
                <w:gridSpan w:val="4"/>
              </w:tcPr>
            </w:tcPrChange>
          </w:tcPr>
          <w:p w14:paraId="3D1BC1BD" w14:textId="0DC157DF" w:rsidR="006E43CB" w:rsidRDefault="006E43CB">
            <w:pPr>
              <w:spacing w:line="276" w:lineRule="auto"/>
              <w:jc w:val="center"/>
              <w:rPr>
                <w:ins w:id="549" w:author="ttclandm" w:date="2025-12-17T14:42:00Z"/>
                <w:rFonts w:ascii="Times New Roman" w:hAnsi="Times New Roman" w:cs="Times New Roman"/>
                <w:color w:val="000000"/>
                <w:sz w:val="24"/>
                <w:szCs w:val="24"/>
                <w:shd w:val="clear" w:color="auto" w:fill="FFFFFF"/>
              </w:rPr>
              <w:pPrChange w:id="550" w:author="ttclandm" w:date="2025-12-17T14:55:00Z">
                <w:pPr>
                  <w:spacing w:after="80" w:line="276" w:lineRule="auto"/>
                  <w:jc w:val="both"/>
                </w:pPr>
              </w:pPrChange>
            </w:pPr>
            <w:ins w:id="551" w:author="ttclandm" w:date="2025-12-17T14:42:00Z">
              <w:r>
                <w:rPr>
                  <w:rFonts w:ascii="Times New Roman" w:hAnsi="Times New Roman" w:cs="Times New Roman"/>
                  <w:color w:val="000000"/>
                  <w:sz w:val="24"/>
                  <w:szCs w:val="24"/>
                  <w:shd w:val="clear" w:color="auto" w:fill="FFFFFF"/>
                </w:rPr>
                <w:t>3</w:t>
              </w:r>
            </w:ins>
          </w:p>
        </w:tc>
        <w:tc>
          <w:tcPr>
            <w:tcW w:w="3119" w:type="dxa"/>
            <w:tcPrChange w:id="552" w:author="Đào Thanh Minh" w:date="2025-12-22T11:33:00Z" w16du:dateUtc="2025-12-22T04:33:00Z">
              <w:tcPr>
                <w:tcW w:w="2689" w:type="dxa"/>
                <w:gridSpan w:val="4"/>
              </w:tcPr>
            </w:tcPrChange>
          </w:tcPr>
          <w:p w14:paraId="27F93BFE" w14:textId="17B60648" w:rsidR="006E43CB" w:rsidRDefault="006E43CB">
            <w:pPr>
              <w:spacing w:line="276" w:lineRule="auto"/>
              <w:jc w:val="both"/>
              <w:rPr>
                <w:ins w:id="553" w:author="ttclandm" w:date="2025-12-17T13:59:00Z"/>
                <w:rFonts w:ascii="Times New Roman" w:hAnsi="Times New Roman" w:cs="Times New Roman"/>
                <w:color w:val="000000"/>
                <w:sz w:val="24"/>
                <w:szCs w:val="24"/>
                <w:shd w:val="clear" w:color="auto" w:fill="FFFFFF"/>
              </w:rPr>
              <w:pPrChange w:id="554" w:author="ttclandm" w:date="2025-12-17T14:55:00Z">
                <w:pPr>
                  <w:spacing w:after="80" w:line="276" w:lineRule="auto"/>
                  <w:jc w:val="both"/>
                </w:pPr>
              </w:pPrChange>
            </w:pPr>
            <w:ins w:id="555" w:author="ttclandm" w:date="2025-12-17T13:59:00Z">
              <w:r>
                <w:rPr>
                  <w:rFonts w:ascii="Times New Roman" w:hAnsi="Times New Roman" w:cs="Times New Roman"/>
                  <w:color w:val="000000"/>
                  <w:sz w:val="24"/>
                  <w:szCs w:val="24"/>
                  <w:shd w:val="clear" w:color="auto" w:fill="FFFFFF"/>
                </w:rPr>
                <w:t>Nhân viên đến KVVS trễ từ 10 – 30 phút mà không có lý do chính đáng</w:t>
              </w:r>
            </w:ins>
          </w:p>
        </w:tc>
        <w:tc>
          <w:tcPr>
            <w:tcW w:w="2268" w:type="dxa"/>
            <w:vAlign w:val="center"/>
            <w:tcPrChange w:id="556" w:author="Đào Thanh Minh" w:date="2025-12-22T11:33:00Z" w16du:dateUtc="2025-12-22T04:33:00Z">
              <w:tcPr>
                <w:tcW w:w="2409" w:type="dxa"/>
                <w:gridSpan w:val="4"/>
              </w:tcPr>
            </w:tcPrChange>
          </w:tcPr>
          <w:p w14:paraId="1F7F4748" w14:textId="25B61E5C" w:rsidR="006E43CB" w:rsidRDefault="006E43CB">
            <w:pPr>
              <w:spacing w:line="276" w:lineRule="auto"/>
              <w:jc w:val="center"/>
              <w:rPr>
                <w:ins w:id="557" w:author="ttclandm" w:date="2025-12-17T13:59:00Z"/>
                <w:rFonts w:ascii="Times New Roman" w:hAnsi="Times New Roman" w:cs="Times New Roman"/>
                <w:color w:val="000000"/>
                <w:sz w:val="24"/>
                <w:szCs w:val="24"/>
                <w:shd w:val="clear" w:color="auto" w:fill="FFFFFF"/>
              </w:rPr>
              <w:pPrChange w:id="558" w:author="Đào Thanh Minh" w:date="2025-12-22T11:33:00Z" w16du:dateUtc="2025-12-22T04:33:00Z">
                <w:pPr>
                  <w:spacing w:after="80" w:line="276" w:lineRule="auto"/>
                  <w:jc w:val="both"/>
                </w:pPr>
              </w:pPrChange>
            </w:pPr>
            <w:ins w:id="559" w:author="ttclandm" w:date="2025-12-17T14:39:00Z">
              <w:r>
                <w:rPr>
                  <w:rFonts w:ascii="Times New Roman" w:hAnsi="Times New Roman" w:cs="Times New Roman"/>
                  <w:color w:val="000000"/>
                  <w:sz w:val="24"/>
                  <w:szCs w:val="24"/>
                  <w:shd w:val="clear" w:color="auto" w:fill="FFFFFF"/>
                </w:rPr>
                <w:t>100.000</w:t>
              </w:r>
            </w:ins>
            <w:ins w:id="560"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61" w:author="ttclandm" w:date="2025-12-17T14:39:00Z">
              <w:r>
                <w:rPr>
                  <w:rFonts w:ascii="Times New Roman" w:hAnsi="Times New Roman" w:cs="Times New Roman"/>
                  <w:color w:val="000000"/>
                  <w:sz w:val="24"/>
                  <w:szCs w:val="24"/>
                  <w:shd w:val="clear" w:color="auto" w:fill="FFFFFF"/>
                </w:rPr>
                <w:t>đ/trường hợp</w:t>
              </w:r>
            </w:ins>
          </w:p>
        </w:tc>
        <w:tc>
          <w:tcPr>
            <w:tcW w:w="2268" w:type="dxa"/>
            <w:vAlign w:val="center"/>
            <w:tcPrChange w:id="562" w:author="Đào Thanh Minh" w:date="2025-12-22T11:33:00Z" w16du:dateUtc="2025-12-22T04:33:00Z">
              <w:tcPr>
                <w:tcW w:w="2268" w:type="dxa"/>
                <w:gridSpan w:val="2"/>
              </w:tcPr>
            </w:tcPrChange>
          </w:tcPr>
          <w:p w14:paraId="70DE5DFC" w14:textId="3F2BAA30" w:rsidR="006E43CB" w:rsidRDefault="006E43CB">
            <w:pPr>
              <w:spacing w:line="276" w:lineRule="auto"/>
              <w:jc w:val="center"/>
              <w:rPr>
                <w:ins w:id="563" w:author="ttclandm" w:date="2025-12-17T13:59:00Z"/>
                <w:rFonts w:ascii="Times New Roman" w:hAnsi="Times New Roman" w:cs="Times New Roman"/>
                <w:color w:val="000000"/>
                <w:sz w:val="24"/>
                <w:szCs w:val="24"/>
                <w:shd w:val="clear" w:color="auto" w:fill="FFFFFF"/>
              </w:rPr>
              <w:pPrChange w:id="564" w:author="Đào Thanh Minh" w:date="2025-12-22T11:33:00Z" w16du:dateUtc="2025-12-22T04:33:00Z">
                <w:pPr>
                  <w:spacing w:after="80" w:line="276" w:lineRule="auto"/>
                  <w:jc w:val="both"/>
                </w:pPr>
              </w:pPrChange>
            </w:pPr>
            <w:ins w:id="565" w:author="ttclandm" w:date="2025-12-17T14:39:00Z">
              <w:r>
                <w:rPr>
                  <w:rFonts w:ascii="Times New Roman" w:hAnsi="Times New Roman" w:cs="Times New Roman"/>
                  <w:color w:val="000000"/>
                  <w:sz w:val="24"/>
                  <w:szCs w:val="24"/>
                  <w:shd w:val="clear" w:color="auto" w:fill="FFFFFF"/>
                </w:rPr>
                <w:t>300.000</w:t>
              </w:r>
            </w:ins>
            <w:ins w:id="566"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67" w:author="ttclandm" w:date="2025-12-17T14:39:00Z">
              <w:r>
                <w:rPr>
                  <w:rFonts w:ascii="Times New Roman" w:hAnsi="Times New Roman" w:cs="Times New Roman"/>
                  <w:color w:val="000000"/>
                  <w:sz w:val="24"/>
                  <w:szCs w:val="24"/>
                  <w:shd w:val="clear" w:color="auto" w:fill="FFFFFF"/>
                </w:rPr>
                <w:t>đ/trường hợp</w:t>
              </w:r>
            </w:ins>
          </w:p>
        </w:tc>
        <w:tc>
          <w:tcPr>
            <w:tcW w:w="2410" w:type="dxa"/>
            <w:vAlign w:val="center"/>
            <w:tcPrChange w:id="568" w:author="Đào Thanh Minh" w:date="2025-12-22T11:33:00Z" w16du:dateUtc="2025-12-22T04:33:00Z">
              <w:tcPr>
                <w:tcW w:w="2410" w:type="dxa"/>
              </w:tcPr>
            </w:tcPrChange>
          </w:tcPr>
          <w:p w14:paraId="1DC87BAB" w14:textId="6940EF1C" w:rsidR="006E43CB" w:rsidRDefault="006E43CB">
            <w:pPr>
              <w:spacing w:line="276" w:lineRule="auto"/>
              <w:jc w:val="center"/>
              <w:rPr>
                <w:ins w:id="569" w:author="ttclandm" w:date="2025-12-17T13:59:00Z"/>
                <w:rFonts w:ascii="Times New Roman" w:hAnsi="Times New Roman" w:cs="Times New Roman"/>
                <w:color w:val="000000"/>
                <w:sz w:val="24"/>
                <w:szCs w:val="24"/>
                <w:shd w:val="clear" w:color="auto" w:fill="FFFFFF"/>
              </w:rPr>
              <w:pPrChange w:id="570" w:author="Đào Thanh Minh" w:date="2025-12-22T11:33:00Z" w16du:dateUtc="2025-12-22T04:33:00Z">
                <w:pPr>
                  <w:spacing w:after="80" w:line="276" w:lineRule="auto"/>
                  <w:jc w:val="both"/>
                </w:pPr>
              </w:pPrChange>
            </w:pPr>
            <w:ins w:id="571" w:author="ttclandm" w:date="2025-12-17T14:39:00Z">
              <w:r>
                <w:rPr>
                  <w:rFonts w:ascii="Times New Roman" w:hAnsi="Times New Roman" w:cs="Times New Roman"/>
                  <w:color w:val="000000"/>
                  <w:sz w:val="24"/>
                  <w:szCs w:val="24"/>
                  <w:shd w:val="clear" w:color="auto" w:fill="FFFFFF"/>
                </w:rPr>
                <w:t>500.000</w:t>
              </w:r>
            </w:ins>
            <w:ins w:id="572" w:author="Đào Thanh Minh" w:date="2025-12-22T11:32:00Z" w16du:dateUtc="2025-12-22T04:32:00Z">
              <w:r w:rsidR="00F25656">
                <w:rPr>
                  <w:rFonts w:ascii="Times New Roman" w:hAnsi="Times New Roman" w:cs="Times New Roman"/>
                  <w:color w:val="000000"/>
                  <w:sz w:val="24"/>
                  <w:szCs w:val="24"/>
                  <w:shd w:val="clear" w:color="auto" w:fill="FFFFFF"/>
                </w:rPr>
                <w:t xml:space="preserve"> vn</w:t>
              </w:r>
            </w:ins>
            <w:ins w:id="573" w:author="ttclandm" w:date="2025-12-17T14:39:00Z">
              <w:r>
                <w:rPr>
                  <w:rFonts w:ascii="Times New Roman" w:hAnsi="Times New Roman" w:cs="Times New Roman"/>
                  <w:color w:val="000000"/>
                  <w:sz w:val="24"/>
                  <w:szCs w:val="24"/>
                  <w:shd w:val="clear" w:color="auto" w:fill="FFFFFF"/>
                </w:rPr>
                <w:t>đ/trường hợp, buộc điều chuyển khỏi dự án</w:t>
              </w:r>
            </w:ins>
          </w:p>
        </w:tc>
      </w:tr>
      <w:tr w:rsidR="006E43CB" w14:paraId="06BA4920" w14:textId="77777777" w:rsidTr="00F25656">
        <w:tblPrEx>
          <w:tblPrExChange w:id="574" w:author="Đào Thanh Minh" w:date="2025-12-22T11:33:00Z" w16du:dateUtc="2025-12-22T04:33:00Z">
            <w:tblPrEx>
              <w:tblW w:w="9776" w:type="dxa"/>
              <w:tblInd w:w="0" w:type="dxa"/>
            </w:tblPrEx>
          </w:tblPrExChange>
        </w:tblPrEx>
        <w:trPr>
          <w:ins w:id="575" w:author="ttclandm" w:date="2025-12-17T14:38:00Z"/>
          <w:trPrChange w:id="576" w:author="Đào Thanh Minh" w:date="2025-12-22T11:33:00Z" w16du:dateUtc="2025-12-22T04:33:00Z">
            <w:trPr>
              <w:gridBefore w:val="3"/>
            </w:trPr>
          </w:trPrChange>
        </w:trPr>
        <w:tc>
          <w:tcPr>
            <w:tcW w:w="568" w:type="dxa"/>
            <w:vAlign w:val="center"/>
            <w:tcPrChange w:id="577" w:author="Đào Thanh Minh" w:date="2025-12-22T11:33:00Z" w16du:dateUtc="2025-12-22T04:33:00Z">
              <w:tcPr>
                <w:tcW w:w="2689" w:type="dxa"/>
                <w:gridSpan w:val="4"/>
              </w:tcPr>
            </w:tcPrChange>
          </w:tcPr>
          <w:p w14:paraId="0946EED2" w14:textId="4D54BCC9" w:rsidR="006E43CB" w:rsidRDefault="006E43CB">
            <w:pPr>
              <w:spacing w:line="276" w:lineRule="auto"/>
              <w:jc w:val="center"/>
              <w:rPr>
                <w:ins w:id="578" w:author="ttclandm" w:date="2025-12-17T14:42:00Z"/>
                <w:rFonts w:ascii="Times New Roman" w:hAnsi="Times New Roman" w:cs="Times New Roman"/>
                <w:color w:val="000000"/>
                <w:sz w:val="24"/>
                <w:szCs w:val="24"/>
                <w:shd w:val="clear" w:color="auto" w:fill="FFFFFF"/>
              </w:rPr>
              <w:pPrChange w:id="579" w:author="ttclandm" w:date="2025-12-17T14:55:00Z">
                <w:pPr>
                  <w:spacing w:after="80" w:line="276" w:lineRule="auto"/>
                  <w:jc w:val="both"/>
                </w:pPr>
              </w:pPrChange>
            </w:pPr>
            <w:ins w:id="580" w:author="ttclandm" w:date="2025-12-17T14:42:00Z">
              <w:r>
                <w:rPr>
                  <w:rFonts w:ascii="Times New Roman" w:hAnsi="Times New Roman" w:cs="Times New Roman"/>
                  <w:color w:val="000000"/>
                  <w:sz w:val="24"/>
                  <w:szCs w:val="24"/>
                  <w:shd w:val="clear" w:color="auto" w:fill="FFFFFF"/>
                </w:rPr>
                <w:t>4</w:t>
              </w:r>
            </w:ins>
          </w:p>
        </w:tc>
        <w:tc>
          <w:tcPr>
            <w:tcW w:w="3119" w:type="dxa"/>
            <w:tcPrChange w:id="581" w:author="Đào Thanh Minh" w:date="2025-12-22T11:33:00Z" w16du:dateUtc="2025-12-22T04:33:00Z">
              <w:tcPr>
                <w:tcW w:w="2689" w:type="dxa"/>
                <w:gridSpan w:val="4"/>
              </w:tcPr>
            </w:tcPrChange>
          </w:tcPr>
          <w:p w14:paraId="119F12E2" w14:textId="6CE4315F" w:rsidR="006E43CB" w:rsidRDefault="006E43CB">
            <w:pPr>
              <w:spacing w:line="276" w:lineRule="auto"/>
              <w:jc w:val="both"/>
              <w:rPr>
                <w:ins w:id="582" w:author="ttclandm" w:date="2025-12-17T14:38:00Z"/>
                <w:rFonts w:ascii="Times New Roman" w:hAnsi="Times New Roman" w:cs="Times New Roman"/>
                <w:color w:val="000000"/>
                <w:sz w:val="24"/>
                <w:szCs w:val="24"/>
                <w:shd w:val="clear" w:color="auto" w:fill="FFFFFF"/>
              </w:rPr>
              <w:pPrChange w:id="583" w:author="ttclandm" w:date="2025-12-17T14:55:00Z">
                <w:pPr>
                  <w:spacing w:after="80" w:line="276" w:lineRule="auto"/>
                  <w:jc w:val="both"/>
                </w:pPr>
              </w:pPrChange>
            </w:pPr>
            <w:ins w:id="584" w:author="ttclandm" w:date="2025-12-17T14:38:00Z">
              <w:r>
                <w:rPr>
                  <w:rFonts w:ascii="Times New Roman" w:hAnsi="Times New Roman" w:cs="Times New Roman"/>
                  <w:color w:val="000000"/>
                  <w:sz w:val="24"/>
                  <w:szCs w:val="24"/>
                  <w:shd w:val="clear" w:color="auto" w:fill="FFFFFF"/>
                </w:rPr>
                <w:t xml:space="preserve">Nhân viên bên B tự ý bỏ vị trí, không thực hiện hoặc thực hiện không đủ khối lượng công việc theo </w:t>
              </w:r>
            </w:ins>
            <w:ins w:id="585" w:author="ttclandm" w:date="2025-12-17T14:39:00Z">
              <w:r>
                <w:rPr>
                  <w:rFonts w:ascii="Times New Roman" w:hAnsi="Times New Roman" w:cs="Times New Roman"/>
                  <w:color w:val="000000"/>
                  <w:sz w:val="24"/>
                  <w:szCs w:val="24"/>
                  <w:shd w:val="clear" w:color="auto" w:fill="FFFFFF"/>
                </w:rPr>
                <w:t>quy định</w:t>
              </w:r>
            </w:ins>
          </w:p>
        </w:tc>
        <w:tc>
          <w:tcPr>
            <w:tcW w:w="2268" w:type="dxa"/>
            <w:vAlign w:val="center"/>
            <w:tcPrChange w:id="586" w:author="Đào Thanh Minh" w:date="2025-12-22T11:33:00Z" w16du:dateUtc="2025-12-22T04:33:00Z">
              <w:tcPr>
                <w:tcW w:w="2409" w:type="dxa"/>
                <w:gridSpan w:val="4"/>
              </w:tcPr>
            </w:tcPrChange>
          </w:tcPr>
          <w:p w14:paraId="1EA41702" w14:textId="21FE9D0C" w:rsidR="006E43CB" w:rsidRDefault="006E43CB">
            <w:pPr>
              <w:spacing w:line="276" w:lineRule="auto"/>
              <w:jc w:val="center"/>
              <w:rPr>
                <w:ins w:id="587" w:author="ttclandm" w:date="2025-12-17T14:38:00Z"/>
                <w:rFonts w:ascii="Times New Roman" w:hAnsi="Times New Roman" w:cs="Times New Roman"/>
                <w:color w:val="000000"/>
                <w:sz w:val="24"/>
                <w:szCs w:val="24"/>
                <w:shd w:val="clear" w:color="auto" w:fill="FFFFFF"/>
              </w:rPr>
              <w:pPrChange w:id="588" w:author="Đào Thanh Minh" w:date="2025-12-22T11:33:00Z" w16du:dateUtc="2025-12-22T04:33:00Z">
                <w:pPr>
                  <w:spacing w:after="80" w:line="276" w:lineRule="auto"/>
                  <w:jc w:val="both"/>
                </w:pPr>
              </w:pPrChange>
            </w:pPr>
            <w:ins w:id="589" w:author="ttclandm" w:date="2025-12-17T14:39:00Z">
              <w:r>
                <w:rPr>
                  <w:rFonts w:ascii="Times New Roman" w:hAnsi="Times New Roman" w:cs="Times New Roman"/>
                  <w:color w:val="000000"/>
                  <w:sz w:val="24"/>
                  <w:szCs w:val="24"/>
                  <w:shd w:val="clear" w:color="auto" w:fill="FFFFFF"/>
                </w:rPr>
                <w:t>100.000</w:t>
              </w:r>
            </w:ins>
            <w:ins w:id="590"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591" w:author="ttclandm" w:date="2025-12-17T14:39:00Z">
              <w:r>
                <w:rPr>
                  <w:rFonts w:ascii="Times New Roman" w:hAnsi="Times New Roman" w:cs="Times New Roman"/>
                  <w:color w:val="000000"/>
                  <w:sz w:val="24"/>
                  <w:szCs w:val="24"/>
                  <w:shd w:val="clear" w:color="auto" w:fill="FFFFFF"/>
                </w:rPr>
                <w:t>đ/trường hợp</w:t>
              </w:r>
            </w:ins>
          </w:p>
        </w:tc>
        <w:tc>
          <w:tcPr>
            <w:tcW w:w="2268" w:type="dxa"/>
            <w:vAlign w:val="center"/>
            <w:tcPrChange w:id="592" w:author="Đào Thanh Minh" w:date="2025-12-22T11:33:00Z" w16du:dateUtc="2025-12-22T04:33:00Z">
              <w:tcPr>
                <w:tcW w:w="2268" w:type="dxa"/>
                <w:gridSpan w:val="2"/>
              </w:tcPr>
            </w:tcPrChange>
          </w:tcPr>
          <w:p w14:paraId="18137654" w14:textId="64FE996D" w:rsidR="006E43CB" w:rsidRDefault="006E43CB">
            <w:pPr>
              <w:spacing w:line="276" w:lineRule="auto"/>
              <w:jc w:val="center"/>
              <w:rPr>
                <w:ins w:id="593" w:author="ttclandm" w:date="2025-12-17T14:38:00Z"/>
                <w:rFonts w:ascii="Times New Roman" w:hAnsi="Times New Roman" w:cs="Times New Roman"/>
                <w:color w:val="000000"/>
                <w:sz w:val="24"/>
                <w:szCs w:val="24"/>
                <w:shd w:val="clear" w:color="auto" w:fill="FFFFFF"/>
              </w:rPr>
              <w:pPrChange w:id="594" w:author="Đào Thanh Minh" w:date="2025-12-22T11:33:00Z" w16du:dateUtc="2025-12-22T04:33:00Z">
                <w:pPr>
                  <w:spacing w:after="80" w:line="276" w:lineRule="auto"/>
                  <w:jc w:val="both"/>
                </w:pPr>
              </w:pPrChange>
            </w:pPr>
            <w:ins w:id="595" w:author="ttclandm" w:date="2025-12-17T14:39:00Z">
              <w:r>
                <w:rPr>
                  <w:rFonts w:ascii="Times New Roman" w:hAnsi="Times New Roman" w:cs="Times New Roman"/>
                  <w:color w:val="000000"/>
                  <w:sz w:val="24"/>
                  <w:szCs w:val="24"/>
                  <w:shd w:val="clear" w:color="auto" w:fill="FFFFFF"/>
                </w:rPr>
                <w:t>300.000</w:t>
              </w:r>
            </w:ins>
            <w:ins w:id="596"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597" w:author="ttclandm" w:date="2025-12-17T14:39:00Z">
              <w:r>
                <w:rPr>
                  <w:rFonts w:ascii="Times New Roman" w:hAnsi="Times New Roman" w:cs="Times New Roman"/>
                  <w:color w:val="000000"/>
                  <w:sz w:val="24"/>
                  <w:szCs w:val="24"/>
                  <w:shd w:val="clear" w:color="auto" w:fill="FFFFFF"/>
                </w:rPr>
                <w:t>đ/trường hợp</w:t>
              </w:r>
            </w:ins>
          </w:p>
        </w:tc>
        <w:tc>
          <w:tcPr>
            <w:tcW w:w="2410" w:type="dxa"/>
            <w:vAlign w:val="center"/>
            <w:tcPrChange w:id="598" w:author="Đào Thanh Minh" w:date="2025-12-22T11:33:00Z" w16du:dateUtc="2025-12-22T04:33:00Z">
              <w:tcPr>
                <w:tcW w:w="2410" w:type="dxa"/>
              </w:tcPr>
            </w:tcPrChange>
          </w:tcPr>
          <w:p w14:paraId="3DAF3CBF" w14:textId="09B102F0" w:rsidR="006E43CB" w:rsidRDefault="006E43CB">
            <w:pPr>
              <w:spacing w:line="276" w:lineRule="auto"/>
              <w:jc w:val="center"/>
              <w:rPr>
                <w:ins w:id="599" w:author="ttclandm" w:date="2025-12-17T14:38:00Z"/>
                <w:rFonts w:ascii="Times New Roman" w:hAnsi="Times New Roman" w:cs="Times New Roman"/>
                <w:color w:val="000000"/>
                <w:sz w:val="24"/>
                <w:szCs w:val="24"/>
                <w:shd w:val="clear" w:color="auto" w:fill="FFFFFF"/>
              </w:rPr>
              <w:pPrChange w:id="600" w:author="Đào Thanh Minh" w:date="2025-12-22T11:33:00Z" w16du:dateUtc="2025-12-22T04:33:00Z">
                <w:pPr>
                  <w:spacing w:after="80" w:line="276" w:lineRule="auto"/>
                  <w:jc w:val="both"/>
                </w:pPr>
              </w:pPrChange>
            </w:pPr>
            <w:ins w:id="601" w:author="ttclandm" w:date="2025-12-17T14:39:00Z">
              <w:r>
                <w:rPr>
                  <w:rFonts w:ascii="Times New Roman" w:hAnsi="Times New Roman" w:cs="Times New Roman"/>
                  <w:color w:val="000000"/>
                  <w:sz w:val="24"/>
                  <w:szCs w:val="24"/>
                  <w:shd w:val="clear" w:color="auto" w:fill="FFFFFF"/>
                </w:rPr>
                <w:t>500.000</w:t>
              </w:r>
            </w:ins>
            <w:ins w:id="602"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03" w:author="ttclandm" w:date="2025-12-17T14:39:00Z">
              <w:r>
                <w:rPr>
                  <w:rFonts w:ascii="Times New Roman" w:hAnsi="Times New Roman" w:cs="Times New Roman"/>
                  <w:color w:val="000000"/>
                  <w:sz w:val="24"/>
                  <w:szCs w:val="24"/>
                  <w:shd w:val="clear" w:color="auto" w:fill="FFFFFF"/>
                </w:rPr>
                <w:t>đ/trường hợp, buộc điều chuyển khỏi dự án</w:t>
              </w:r>
            </w:ins>
          </w:p>
        </w:tc>
      </w:tr>
      <w:tr w:rsidR="006E43CB" w14:paraId="363107AA" w14:textId="77777777" w:rsidTr="00F25656">
        <w:tblPrEx>
          <w:tblPrExChange w:id="604" w:author="Đào Thanh Minh" w:date="2025-12-22T11:33:00Z" w16du:dateUtc="2025-12-22T04:33:00Z">
            <w:tblPrEx>
              <w:tblW w:w="9776" w:type="dxa"/>
              <w:tblInd w:w="0" w:type="dxa"/>
            </w:tblPrEx>
          </w:tblPrExChange>
        </w:tblPrEx>
        <w:trPr>
          <w:ins w:id="605" w:author="ttclandm" w:date="2025-12-17T13:59:00Z"/>
          <w:trPrChange w:id="606" w:author="Đào Thanh Minh" w:date="2025-12-22T11:33:00Z" w16du:dateUtc="2025-12-22T04:33:00Z">
            <w:trPr>
              <w:gridBefore w:val="3"/>
            </w:trPr>
          </w:trPrChange>
        </w:trPr>
        <w:tc>
          <w:tcPr>
            <w:tcW w:w="568" w:type="dxa"/>
            <w:vAlign w:val="center"/>
            <w:tcPrChange w:id="607" w:author="Đào Thanh Minh" w:date="2025-12-22T11:33:00Z" w16du:dateUtc="2025-12-22T04:33:00Z">
              <w:tcPr>
                <w:tcW w:w="2689" w:type="dxa"/>
                <w:gridSpan w:val="4"/>
              </w:tcPr>
            </w:tcPrChange>
          </w:tcPr>
          <w:p w14:paraId="3E91C9CF" w14:textId="46DB3C64" w:rsidR="006E43CB" w:rsidRDefault="006E43CB">
            <w:pPr>
              <w:spacing w:line="276" w:lineRule="auto"/>
              <w:jc w:val="center"/>
              <w:rPr>
                <w:ins w:id="608" w:author="ttclandm" w:date="2025-12-17T14:42:00Z"/>
                <w:rFonts w:ascii="Times New Roman" w:hAnsi="Times New Roman" w:cs="Times New Roman"/>
                <w:color w:val="000000"/>
                <w:sz w:val="24"/>
                <w:szCs w:val="24"/>
                <w:shd w:val="clear" w:color="auto" w:fill="FFFFFF"/>
              </w:rPr>
              <w:pPrChange w:id="609" w:author="ttclandm" w:date="2025-12-17T14:55:00Z">
                <w:pPr>
                  <w:spacing w:after="80" w:line="276" w:lineRule="auto"/>
                  <w:jc w:val="both"/>
                </w:pPr>
              </w:pPrChange>
            </w:pPr>
            <w:ins w:id="610" w:author="ttclandm" w:date="2025-12-17T14:42:00Z">
              <w:r>
                <w:rPr>
                  <w:rFonts w:ascii="Times New Roman" w:hAnsi="Times New Roman" w:cs="Times New Roman"/>
                  <w:color w:val="000000"/>
                  <w:sz w:val="24"/>
                  <w:szCs w:val="24"/>
                  <w:shd w:val="clear" w:color="auto" w:fill="FFFFFF"/>
                </w:rPr>
                <w:lastRenderedPageBreak/>
                <w:t>5</w:t>
              </w:r>
            </w:ins>
          </w:p>
        </w:tc>
        <w:tc>
          <w:tcPr>
            <w:tcW w:w="3119" w:type="dxa"/>
            <w:tcPrChange w:id="611" w:author="Đào Thanh Minh" w:date="2025-12-22T11:33:00Z" w16du:dateUtc="2025-12-22T04:33:00Z">
              <w:tcPr>
                <w:tcW w:w="2689" w:type="dxa"/>
                <w:gridSpan w:val="4"/>
              </w:tcPr>
            </w:tcPrChange>
          </w:tcPr>
          <w:p w14:paraId="526B0C3B" w14:textId="3399335E" w:rsidR="006E43CB" w:rsidRDefault="006E43CB">
            <w:pPr>
              <w:spacing w:line="276" w:lineRule="auto"/>
              <w:jc w:val="both"/>
              <w:rPr>
                <w:ins w:id="612" w:author="ttclandm" w:date="2025-12-17T13:59:00Z"/>
                <w:rFonts w:ascii="Times New Roman" w:hAnsi="Times New Roman" w:cs="Times New Roman"/>
                <w:color w:val="000000"/>
                <w:sz w:val="24"/>
                <w:szCs w:val="24"/>
                <w:shd w:val="clear" w:color="auto" w:fill="FFFFFF"/>
              </w:rPr>
              <w:pPrChange w:id="613" w:author="ttclandm" w:date="2025-12-17T14:55:00Z">
                <w:pPr>
                  <w:spacing w:after="80" w:line="276" w:lineRule="auto"/>
                  <w:jc w:val="both"/>
                </w:pPr>
              </w:pPrChange>
            </w:pPr>
            <w:ins w:id="614" w:author="ttclandm" w:date="2025-12-17T13:59:00Z">
              <w:r>
                <w:rPr>
                  <w:rFonts w:ascii="Times New Roman" w:hAnsi="Times New Roman" w:cs="Times New Roman"/>
                  <w:color w:val="000000"/>
                  <w:sz w:val="24"/>
                  <w:szCs w:val="24"/>
                  <w:shd w:val="clear" w:color="auto" w:fill="FFFFFF"/>
                </w:rPr>
                <w:t xml:space="preserve">Chất lượng </w:t>
              </w:r>
            </w:ins>
            <w:ins w:id="615" w:author="ttclandm" w:date="2025-12-17T14:00:00Z">
              <w:r>
                <w:rPr>
                  <w:rFonts w:ascii="Times New Roman" w:hAnsi="Times New Roman" w:cs="Times New Roman"/>
                  <w:color w:val="000000"/>
                  <w:sz w:val="24"/>
                  <w:szCs w:val="24"/>
                  <w:shd w:val="clear" w:color="auto" w:fill="FFFFFF"/>
                </w:rPr>
                <w:t xml:space="preserve">KVVS không đạt theo thỏa thuận, đã nhắc nhở </w:t>
              </w:r>
            </w:ins>
            <w:ins w:id="616" w:author="ttclandm" w:date="2025-12-17T14:01:00Z">
              <w:r>
                <w:rPr>
                  <w:rFonts w:ascii="Times New Roman" w:hAnsi="Times New Roman" w:cs="Times New Roman"/>
                  <w:color w:val="000000"/>
                  <w:sz w:val="24"/>
                  <w:szCs w:val="24"/>
                  <w:shd w:val="clear" w:color="auto" w:fill="FFFFFF"/>
                </w:rPr>
                <w:t>miệng/</w:t>
              </w:r>
              <w:del w:id="617" w:author="Thu HA" w:date="2026-04-13T14:30:00Z" w16du:dateUtc="2026-04-13T07:30:00Z">
                <w:r w:rsidDel="005F3E7C">
                  <w:rPr>
                    <w:rFonts w:ascii="Times New Roman" w:hAnsi="Times New Roman" w:cs="Times New Roman"/>
                    <w:color w:val="000000"/>
                    <w:sz w:val="24"/>
                    <w:szCs w:val="24"/>
                    <w:shd w:val="clear" w:color="auto" w:fill="FFFFFF"/>
                  </w:rPr>
                  <w:delText>tin</w:delText>
                </w:r>
              </w:del>
            </w:ins>
            <w:ins w:id="618" w:author="Thu HA" w:date="2026-04-13T14:30:00Z" w16du:dateUtc="2026-04-13T07:30:00Z">
              <w:r w:rsidR="005F3E7C">
                <w:rPr>
                  <w:rFonts w:ascii="Times New Roman" w:hAnsi="Times New Roman" w:cs="Times New Roman"/>
                  <w:color w:val="000000"/>
                  <w:sz w:val="24"/>
                  <w:szCs w:val="24"/>
                  <w:shd w:val="clear" w:color="auto" w:fill="FFFFFF"/>
                  <w:lang w:val="vi-VN"/>
                </w:rPr>
                <w:t xml:space="preserve"> </w:t>
              </w:r>
            </w:ins>
            <w:ins w:id="619" w:author="ttclandm" w:date="2025-12-17T14:01:00Z">
              <w:del w:id="620" w:author="Thu HA" w:date="2026-04-13T14:30:00Z" w16du:dateUtc="2026-04-13T07:30:00Z">
                <w:r w:rsidDel="005F3E7C">
                  <w:rPr>
                    <w:rFonts w:ascii="Times New Roman" w:hAnsi="Times New Roman" w:cs="Times New Roman"/>
                    <w:color w:val="000000"/>
                    <w:sz w:val="24"/>
                    <w:szCs w:val="24"/>
                    <w:shd w:val="clear" w:color="auto" w:fill="FFFFFF"/>
                  </w:rPr>
                  <w:delText xml:space="preserve"> </w:delText>
                </w:r>
              </w:del>
              <w:r>
                <w:rPr>
                  <w:rFonts w:ascii="Times New Roman" w:hAnsi="Times New Roman" w:cs="Times New Roman"/>
                  <w:color w:val="000000"/>
                  <w:sz w:val="24"/>
                  <w:szCs w:val="24"/>
                  <w:shd w:val="clear" w:color="auto" w:fill="FFFFFF"/>
                </w:rPr>
                <w:t xml:space="preserve">nhắn để </w:t>
              </w:r>
            </w:ins>
            <w:ins w:id="621" w:author="ttclandm" w:date="2025-12-17T14:00:00Z">
              <w:r>
                <w:rPr>
                  <w:rFonts w:ascii="Times New Roman" w:hAnsi="Times New Roman" w:cs="Times New Roman"/>
                  <w:color w:val="000000"/>
                  <w:sz w:val="24"/>
                  <w:szCs w:val="24"/>
                  <w:shd w:val="clear" w:color="auto" w:fill="FFFFFF"/>
                </w:rPr>
                <w:t xml:space="preserve">khắc phục nhưng không đạt từ lần thứ </w:t>
              </w:r>
            </w:ins>
            <w:ins w:id="622" w:author="ttclandm" w:date="2025-12-17T14:40:00Z">
              <w:r>
                <w:rPr>
                  <w:rFonts w:ascii="Times New Roman" w:hAnsi="Times New Roman" w:cs="Times New Roman"/>
                  <w:color w:val="000000"/>
                  <w:sz w:val="24"/>
                  <w:szCs w:val="24"/>
                  <w:shd w:val="clear" w:color="auto" w:fill="FFFFFF"/>
                </w:rPr>
                <w:t>2</w:t>
              </w:r>
            </w:ins>
            <w:ins w:id="623" w:author="ttclandm" w:date="2025-12-17T14:00:00Z">
              <w:r>
                <w:rPr>
                  <w:rFonts w:ascii="Times New Roman" w:hAnsi="Times New Roman" w:cs="Times New Roman"/>
                  <w:color w:val="000000"/>
                  <w:sz w:val="24"/>
                  <w:szCs w:val="24"/>
                  <w:shd w:val="clear" w:color="auto" w:fill="FFFFFF"/>
                </w:rPr>
                <w:t xml:space="preserve"> trở đi.</w:t>
              </w:r>
            </w:ins>
          </w:p>
        </w:tc>
        <w:tc>
          <w:tcPr>
            <w:tcW w:w="2268" w:type="dxa"/>
            <w:vAlign w:val="center"/>
            <w:tcPrChange w:id="624" w:author="Đào Thanh Minh" w:date="2025-12-22T11:33:00Z" w16du:dateUtc="2025-12-22T04:33:00Z">
              <w:tcPr>
                <w:tcW w:w="2409" w:type="dxa"/>
                <w:gridSpan w:val="4"/>
              </w:tcPr>
            </w:tcPrChange>
          </w:tcPr>
          <w:p w14:paraId="6FC116DC" w14:textId="74C21F0E" w:rsidR="006E43CB" w:rsidRDefault="006E43CB">
            <w:pPr>
              <w:spacing w:line="276" w:lineRule="auto"/>
              <w:jc w:val="center"/>
              <w:rPr>
                <w:ins w:id="625" w:author="ttclandm" w:date="2025-12-17T13:59:00Z"/>
                <w:rFonts w:ascii="Times New Roman" w:hAnsi="Times New Roman" w:cs="Times New Roman"/>
                <w:color w:val="000000"/>
                <w:sz w:val="24"/>
                <w:szCs w:val="24"/>
                <w:shd w:val="clear" w:color="auto" w:fill="FFFFFF"/>
              </w:rPr>
              <w:pPrChange w:id="626" w:author="Đào Thanh Minh" w:date="2025-12-22T11:33:00Z" w16du:dateUtc="2025-12-22T04:33:00Z">
                <w:pPr>
                  <w:spacing w:after="80" w:line="276" w:lineRule="auto"/>
                  <w:jc w:val="both"/>
                </w:pPr>
              </w:pPrChange>
            </w:pPr>
            <w:ins w:id="627" w:author="ttclandm" w:date="2025-12-17T14:01:00Z">
              <w:r>
                <w:rPr>
                  <w:rFonts w:ascii="Times New Roman" w:hAnsi="Times New Roman" w:cs="Times New Roman"/>
                  <w:color w:val="000000"/>
                  <w:sz w:val="24"/>
                  <w:szCs w:val="24"/>
                  <w:shd w:val="clear" w:color="auto" w:fill="FFFFFF"/>
                </w:rPr>
                <w:t>100.000</w:t>
              </w:r>
            </w:ins>
            <w:ins w:id="628"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29" w:author="ttclandm" w:date="2025-12-17T14:01:00Z">
              <w:r>
                <w:rPr>
                  <w:rFonts w:ascii="Times New Roman" w:hAnsi="Times New Roman" w:cs="Times New Roman"/>
                  <w:color w:val="000000"/>
                  <w:sz w:val="24"/>
                  <w:szCs w:val="24"/>
                  <w:shd w:val="clear" w:color="auto" w:fill="FFFFFF"/>
                </w:rPr>
                <w:t>đ/trường hợp</w:t>
              </w:r>
            </w:ins>
          </w:p>
        </w:tc>
        <w:tc>
          <w:tcPr>
            <w:tcW w:w="2268" w:type="dxa"/>
            <w:vAlign w:val="center"/>
            <w:tcPrChange w:id="630" w:author="Đào Thanh Minh" w:date="2025-12-22T11:33:00Z" w16du:dateUtc="2025-12-22T04:33:00Z">
              <w:tcPr>
                <w:tcW w:w="2268" w:type="dxa"/>
                <w:gridSpan w:val="2"/>
              </w:tcPr>
            </w:tcPrChange>
          </w:tcPr>
          <w:p w14:paraId="5D96F78C" w14:textId="26970BE1" w:rsidR="006E43CB" w:rsidRDefault="006E43CB">
            <w:pPr>
              <w:spacing w:line="276" w:lineRule="auto"/>
              <w:jc w:val="center"/>
              <w:rPr>
                <w:ins w:id="631" w:author="ttclandm" w:date="2025-12-17T13:59:00Z"/>
                <w:rFonts w:ascii="Times New Roman" w:hAnsi="Times New Roman" w:cs="Times New Roman"/>
                <w:color w:val="000000"/>
                <w:sz w:val="24"/>
                <w:szCs w:val="24"/>
                <w:shd w:val="clear" w:color="auto" w:fill="FFFFFF"/>
              </w:rPr>
              <w:pPrChange w:id="632" w:author="Đào Thanh Minh" w:date="2025-12-22T11:33:00Z" w16du:dateUtc="2025-12-22T04:33:00Z">
                <w:pPr>
                  <w:spacing w:after="80" w:line="276" w:lineRule="auto"/>
                  <w:jc w:val="both"/>
                </w:pPr>
              </w:pPrChange>
            </w:pPr>
            <w:ins w:id="633" w:author="ttclandm" w:date="2025-12-17T14:40:00Z">
              <w:r>
                <w:rPr>
                  <w:rFonts w:ascii="Times New Roman" w:hAnsi="Times New Roman" w:cs="Times New Roman"/>
                  <w:color w:val="000000"/>
                  <w:sz w:val="24"/>
                  <w:szCs w:val="24"/>
                  <w:shd w:val="clear" w:color="auto" w:fill="FFFFFF"/>
                </w:rPr>
                <w:t>300.000</w:t>
              </w:r>
            </w:ins>
            <w:ins w:id="634"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35" w:author="ttclandm" w:date="2025-12-17T14:40:00Z">
              <w:r>
                <w:rPr>
                  <w:rFonts w:ascii="Times New Roman" w:hAnsi="Times New Roman" w:cs="Times New Roman"/>
                  <w:color w:val="000000"/>
                  <w:sz w:val="24"/>
                  <w:szCs w:val="24"/>
                  <w:shd w:val="clear" w:color="auto" w:fill="FFFFFF"/>
                </w:rPr>
                <w:t>đ/trường hợp</w:t>
              </w:r>
            </w:ins>
          </w:p>
        </w:tc>
        <w:tc>
          <w:tcPr>
            <w:tcW w:w="2410" w:type="dxa"/>
            <w:vAlign w:val="center"/>
            <w:tcPrChange w:id="636" w:author="Đào Thanh Minh" w:date="2025-12-22T11:33:00Z" w16du:dateUtc="2025-12-22T04:33:00Z">
              <w:tcPr>
                <w:tcW w:w="2410" w:type="dxa"/>
              </w:tcPr>
            </w:tcPrChange>
          </w:tcPr>
          <w:p w14:paraId="03A398FE" w14:textId="7B248F12" w:rsidR="006E43CB" w:rsidRDefault="006E43CB">
            <w:pPr>
              <w:spacing w:line="276" w:lineRule="auto"/>
              <w:jc w:val="center"/>
              <w:rPr>
                <w:ins w:id="637" w:author="ttclandm" w:date="2025-12-17T13:59:00Z"/>
                <w:rFonts w:ascii="Times New Roman" w:hAnsi="Times New Roman" w:cs="Times New Roman"/>
                <w:color w:val="000000"/>
                <w:sz w:val="24"/>
                <w:szCs w:val="24"/>
                <w:shd w:val="clear" w:color="auto" w:fill="FFFFFF"/>
              </w:rPr>
              <w:pPrChange w:id="638" w:author="Đào Thanh Minh" w:date="2025-12-22T11:33:00Z" w16du:dateUtc="2025-12-22T04:33:00Z">
                <w:pPr>
                  <w:spacing w:after="80" w:line="276" w:lineRule="auto"/>
                  <w:jc w:val="both"/>
                </w:pPr>
              </w:pPrChange>
            </w:pPr>
            <w:ins w:id="639" w:author="ttclandm" w:date="2025-12-17T14:40:00Z">
              <w:r>
                <w:rPr>
                  <w:rFonts w:ascii="Times New Roman" w:hAnsi="Times New Roman" w:cs="Times New Roman"/>
                  <w:color w:val="000000"/>
                  <w:sz w:val="24"/>
                  <w:szCs w:val="24"/>
                  <w:shd w:val="clear" w:color="auto" w:fill="FFFFFF"/>
                </w:rPr>
                <w:t>500.000</w:t>
              </w:r>
            </w:ins>
            <w:ins w:id="640"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41" w:author="ttclandm" w:date="2025-12-17T14:40:00Z">
              <w:r>
                <w:rPr>
                  <w:rFonts w:ascii="Times New Roman" w:hAnsi="Times New Roman" w:cs="Times New Roman"/>
                  <w:color w:val="000000"/>
                  <w:sz w:val="24"/>
                  <w:szCs w:val="24"/>
                  <w:shd w:val="clear" w:color="auto" w:fill="FFFFFF"/>
                </w:rPr>
                <w:t>đ/trường hợp, buộc điều chuyển khỏi dự án</w:t>
              </w:r>
            </w:ins>
          </w:p>
        </w:tc>
      </w:tr>
      <w:tr w:rsidR="006E43CB" w14:paraId="28142D7D" w14:textId="77777777" w:rsidTr="00C878FD">
        <w:tblPrEx>
          <w:tblPrExChange w:id="642" w:author="ttclandm" w:date="2025-12-17T14:56:00Z">
            <w:tblPrEx>
              <w:tblW w:w="9776" w:type="dxa"/>
              <w:tblInd w:w="0" w:type="dxa"/>
            </w:tblPrEx>
          </w:tblPrExChange>
        </w:tblPrEx>
        <w:trPr>
          <w:trHeight w:val="1101"/>
          <w:ins w:id="643" w:author="ttclandm" w:date="2025-12-17T14:35:00Z"/>
          <w:trPrChange w:id="644" w:author="ttclandm" w:date="2025-12-17T14:56:00Z">
            <w:trPr>
              <w:gridBefore w:val="3"/>
              <w:trHeight w:val="1101"/>
            </w:trPr>
          </w:trPrChange>
        </w:trPr>
        <w:tc>
          <w:tcPr>
            <w:tcW w:w="568" w:type="dxa"/>
            <w:vAlign w:val="center"/>
            <w:tcPrChange w:id="645" w:author="ttclandm" w:date="2025-12-17T14:56:00Z">
              <w:tcPr>
                <w:tcW w:w="2689" w:type="dxa"/>
                <w:gridSpan w:val="4"/>
              </w:tcPr>
            </w:tcPrChange>
          </w:tcPr>
          <w:p w14:paraId="370DE418" w14:textId="63A8AC35" w:rsidR="006E43CB" w:rsidRDefault="006E43CB">
            <w:pPr>
              <w:spacing w:line="276" w:lineRule="auto"/>
              <w:jc w:val="center"/>
              <w:rPr>
                <w:ins w:id="646" w:author="ttclandm" w:date="2025-12-17T14:42:00Z"/>
                <w:rFonts w:ascii="Times New Roman" w:hAnsi="Times New Roman" w:cs="Times New Roman"/>
                <w:color w:val="000000"/>
                <w:sz w:val="24"/>
                <w:szCs w:val="24"/>
                <w:shd w:val="clear" w:color="auto" w:fill="FFFFFF"/>
              </w:rPr>
              <w:pPrChange w:id="647" w:author="ttclandm" w:date="2025-12-17T14:55:00Z">
                <w:pPr>
                  <w:spacing w:after="80" w:line="276" w:lineRule="auto"/>
                  <w:jc w:val="both"/>
                </w:pPr>
              </w:pPrChange>
            </w:pPr>
            <w:ins w:id="648" w:author="ttclandm" w:date="2025-12-17T14:42:00Z">
              <w:r>
                <w:rPr>
                  <w:rFonts w:ascii="Times New Roman" w:hAnsi="Times New Roman" w:cs="Times New Roman"/>
                  <w:color w:val="000000"/>
                  <w:sz w:val="24"/>
                  <w:szCs w:val="24"/>
                  <w:shd w:val="clear" w:color="auto" w:fill="FFFFFF"/>
                </w:rPr>
                <w:t>6</w:t>
              </w:r>
            </w:ins>
          </w:p>
        </w:tc>
        <w:tc>
          <w:tcPr>
            <w:tcW w:w="3119" w:type="dxa"/>
            <w:tcPrChange w:id="649" w:author="ttclandm" w:date="2025-12-17T14:56:00Z">
              <w:tcPr>
                <w:tcW w:w="2689" w:type="dxa"/>
                <w:gridSpan w:val="4"/>
              </w:tcPr>
            </w:tcPrChange>
          </w:tcPr>
          <w:p w14:paraId="2586394A" w14:textId="79F7EB61" w:rsidR="006E43CB" w:rsidRDefault="006E43CB">
            <w:pPr>
              <w:spacing w:line="276" w:lineRule="auto"/>
              <w:jc w:val="both"/>
              <w:rPr>
                <w:ins w:id="650" w:author="ttclandm" w:date="2025-12-17T14:35:00Z"/>
                <w:rFonts w:ascii="Times New Roman" w:hAnsi="Times New Roman" w:cs="Times New Roman"/>
                <w:color w:val="000000"/>
                <w:sz w:val="24"/>
                <w:szCs w:val="24"/>
                <w:shd w:val="clear" w:color="auto" w:fill="FFFFFF"/>
              </w:rPr>
              <w:pPrChange w:id="651" w:author="ttclandm" w:date="2025-12-17T14:55:00Z">
                <w:pPr>
                  <w:spacing w:after="80" w:line="276" w:lineRule="auto"/>
                  <w:jc w:val="both"/>
                </w:pPr>
              </w:pPrChange>
            </w:pPr>
            <w:ins w:id="652" w:author="ttclandm" w:date="2025-12-17T14:35:00Z">
              <w:r>
                <w:rPr>
                  <w:rFonts w:ascii="Times New Roman" w:hAnsi="Times New Roman" w:cs="Times New Roman"/>
                  <w:color w:val="000000"/>
                  <w:sz w:val="24"/>
                  <w:szCs w:val="24"/>
                  <w:shd w:val="clear" w:color="auto" w:fill="FFFFFF"/>
                </w:rPr>
                <w:t>Trong vòng 10 ngày liên tiếp bên B không đạt chất lượng vệ sinh như thỏa thuận</w:t>
              </w:r>
            </w:ins>
          </w:p>
        </w:tc>
        <w:tc>
          <w:tcPr>
            <w:tcW w:w="6946" w:type="dxa"/>
            <w:gridSpan w:val="3"/>
            <w:vAlign w:val="center"/>
            <w:tcPrChange w:id="653" w:author="ttclandm" w:date="2025-12-17T14:56:00Z">
              <w:tcPr>
                <w:tcW w:w="7087" w:type="dxa"/>
                <w:gridSpan w:val="7"/>
                <w:vAlign w:val="center"/>
              </w:tcPr>
            </w:tcPrChange>
          </w:tcPr>
          <w:p w14:paraId="524E7CBD" w14:textId="35B6FA25" w:rsidR="006E43CB" w:rsidRPr="006E43CB" w:rsidRDefault="006E43CB">
            <w:pPr>
              <w:spacing w:line="276" w:lineRule="auto"/>
              <w:jc w:val="center"/>
              <w:rPr>
                <w:ins w:id="654" w:author="ttclandm" w:date="2025-12-17T14:35:00Z"/>
                <w:rFonts w:ascii="Times New Roman" w:hAnsi="Times New Roman" w:cs="Times New Roman"/>
                <w:i/>
                <w:color w:val="000000"/>
                <w:sz w:val="24"/>
                <w:szCs w:val="24"/>
                <w:shd w:val="clear" w:color="auto" w:fill="FFFFFF"/>
                <w:rPrChange w:id="655" w:author="ttclandm" w:date="2025-12-17T14:36:00Z">
                  <w:rPr>
                    <w:ins w:id="656" w:author="ttclandm" w:date="2025-12-17T14:35:00Z"/>
                    <w:rFonts w:ascii="Times New Roman" w:hAnsi="Times New Roman" w:cs="Times New Roman"/>
                    <w:color w:val="000000"/>
                    <w:sz w:val="24"/>
                    <w:szCs w:val="24"/>
                    <w:shd w:val="clear" w:color="auto" w:fill="FFFFFF"/>
                  </w:rPr>
                </w:rPrChange>
              </w:rPr>
              <w:pPrChange w:id="657" w:author="ttclandm" w:date="2025-12-17T14:55:00Z">
                <w:pPr>
                  <w:spacing w:after="80" w:line="276" w:lineRule="auto"/>
                  <w:jc w:val="both"/>
                </w:pPr>
              </w:pPrChange>
            </w:pPr>
            <w:ins w:id="658" w:author="ttclandm" w:date="2025-12-17T14:36:00Z">
              <w:r>
                <w:rPr>
                  <w:rFonts w:ascii="Times New Roman" w:hAnsi="Times New Roman" w:cs="Times New Roman"/>
                  <w:i/>
                  <w:color w:val="000000"/>
                  <w:sz w:val="24"/>
                  <w:szCs w:val="24"/>
                  <w:shd w:val="clear" w:color="auto" w:fill="FFFFFF"/>
                </w:rPr>
                <w:t>Bên A có quyền đơn phương chấm dứt hợp đồng mà không cần báo trước</w:t>
              </w:r>
            </w:ins>
          </w:p>
        </w:tc>
      </w:tr>
      <w:tr w:rsidR="006E43CB" w14:paraId="0161B5C0" w14:textId="77777777" w:rsidTr="00F25656">
        <w:tblPrEx>
          <w:tblPrExChange w:id="659" w:author="Đào Thanh Minh" w:date="2025-12-22T11:34:00Z" w16du:dateUtc="2025-12-22T04:34:00Z">
            <w:tblPrEx>
              <w:tblW w:w="9776" w:type="dxa"/>
              <w:tblInd w:w="0" w:type="dxa"/>
            </w:tblPrEx>
          </w:tblPrExChange>
        </w:tblPrEx>
        <w:trPr>
          <w:ins w:id="660" w:author="ttclandm" w:date="2025-12-17T14:02:00Z"/>
          <w:trPrChange w:id="661" w:author="Đào Thanh Minh" w:date="2025-12-22T11:34:00Z" w16du:dateUtc="2025-12-22T04:34:00Z">
            <w:trPr>
              <w:gridBefore w:val="3"/>
            </w:trPr>
          </w:trPrChange>
        </w:trPr>
        <w:tc>
          <w:tcPr>
            <w:tcW w:w="568" w:type="dxa"/>
            <w:vAlign w:val="center"/>
            <w:tcPrChange w:id="662" w:author="Đào Thanh Minh" w:date="2025-12-22T11:34:00Z" w16du:dateUtc="2025-12-22T04:34:00Z">
              <w:tcPr>
                <w:tcW w:w="2689" w:type="dxa"/>
                <w:gridSpan w:val="4"/>
              </w:tcPr>
            </w:tcPrChange>
          </w:tcPr>
          <w:p w14:paraId="79B95CCE" w14:textId="58E34BF6" w:rsidR="006E43CB" w:rsidRDefault="006E43CB">
            <w:pPr>
              <w:spacing w:line="276" w:lineRule="auto"/>
              <w:jc w:val="center"/>
              <w:rPr>
                <w:ins w:id="663" w:author="ttclandm" w:date="2025-12-17T14:42:00Z"/>
                <w:rFonts w:ascii="Times New Roman" w:hAnsi="Times New Roman" w:cs="Times New Roman"/>
                <w:color w:val="000000"/>
                <w:sz w:val="24"/>
                <w:szCs w:val="24"/>
                <w:shd w:val="clear" w:color="auto" w:fill="FFFFFF"/>
              </w:rPr>
              <w:pPrChange w:id="664" w:author="ttclandm" w:date="2025-12-17T14:55:00Z">
                <w:pPr>
                  <w:spacing w:after="80" w:line="276" w:lineRule="auto"/>
                </w:pPr>
              </w:pPrChange>
            </w:pPr>
            <w:ins w:id="665" w:author="ttclandm" w:date="2025-12-17T14:42:00Z">
              <w:r>
                <w:rPr>
                  <w:rFonts w:ascii="Times New Roman" w:hAnsi="Times New Roman" w:cs="Times New Roman"/>
                  <w:color w:val="000000"/>
                  <w:sz w:val="24"/>
                  <w:szCs w:val="24"/>
                  <w:shd w:val="clear" w:color="auto" w:fill="FFFFFF"/>
                </w:rPr>
                <w:t>7</w:t>
              </w:r>
            </w:ins>
          </w:p>
        </w:tc>
        <w:tc>
          <w:tcPr>
            <w:tcW w:w="3119" w:type="dxa"/>
            <w:vAlign w:val="center"/>
            <w:tcPrChange w:id="666" w:author="Đào Thanh Minh" w:date="2025-12-22T11:34:00Z" w16du:dateUtc="2025-12-22T04:34:00Z">
              <w:tcPr>
                <w:tcW w:w="2689" w:type="dxa"/>
                <w:gridSpan w:val="4"/>
                <w:vAlign w:val="center"/>
              </w:tcPr>
            </w:tcPrChange>
          </w:tcPr>
          <w:p w14:paraId="208E52F6" w14:textId="2AF4504D" w:rsidR="006E43CB" w:rsidRDefault="006E43CB">
            <w:pPr>
              <w:spacing w:line="276" w:lineRule="auto"/>
              <w:rPr>
                <w:ins w:id="667" w:author="ttclandm" w:date="2025-12-17T14:02:00Z"/>
                <w:rFonts w:ascii="Times New Roman" w:hAnsi="Times New Roman" w:cs="Times New Roman"/>
                <w:color w:val="000000"/>
                <w:sz w:val="24"/>
                <w:szCs w:val="24"/>
                <w:shd w:val="clear" w:color="auto" w:fill="FFFFFF"/>
              </w:rPr>
              <w:pPrChange w:id="668" w:author="ttclandm" w:date="2025-12-17T14:55:00Z">
                <w:pPr>
                  <w:spacing w:after="80" w:line="276" w:lineRule="auto"/>
                  <w:jc w:val="both"/>
                </w:pPr>
              </w:pPrChange>
            </w:pPr>
            <w:ins w:id="669" w:author="ttclandm" w:date="2025-12-17T14:02:00Z">
              <w:r>
                <w:rPr>
                  <w:rFonts w:ascii="Times New Roman" w:hAnsi="Times New Roman" w:cs="Times New Roman"/>
                  <w:color w:val="000000"/>
                  <w:sz w:val="24"/>
                  <w:szCs w:val="24"/>
                  <w:shd w:val="clear" w:color="auto" w:fill="FFFFFF"/>
                </w:rPr>
                <w:t>Hút thuốc lá không đúng nơi quy định</w:t>
              </w:r>
            </w:ins>
          </w:p>
        </w:tc>
        <w:tc>
          <w:tcPr>
            <w:tcW w:w="2268" w:type="dxa"/>
            <w:vAlign w:val="center"/>
            <w:tcPrChange w:id="670" w:author="Đào Thanh Minh" w:date="2025-12-22T11:34:00Z" w16du:dateUtc="2025-12-22T04:34:00Z">
              <w:tcPr>
                <w:tcW w:w="2409" w:type="dxa"/>
                <w:gridSpan w:val="4"/>
                <w:vAlign w:val="center"/>
              </w:tcPr>
            </w:tcPrChange>
          </w:tcPr>
          <w:p w14:paraId="0F1173F2" w14:textId="6EF49C91" w:rsidR="006E43CB" w:rsidRDefault="006E43CB">
            <w:pPr>
              <w:spacing w:line="276" w:lineRule="auto"/>
              <w:jc w:val="center"/>
              <w:rPr>
                <w:ins w:id="671" w:author="ttclandm" w:date="2025-12-17T14:02:00Z"/>
                <w:rFonts w:ascii="Times New Roman" w:hAnsi="Times New Roman" w:cs="Times New Roman"/>
                <w:color w:val="000000"/>
                <w:sz w:val="24"/>
                <w:szCs w:val="24"/>
                <w:shd w:val="clear" w:color="auto" w:fill="FFFFFF"/>
              </w:rPr>
              <w:pPrChange w:id="672" w:author="Đào Thanh Minh" w:date="2025-12-22T11:34:00Z" w16du:dateUtc="2025-12-22T04:34:00Z">
                <w:pPr>
                  <w:spacing w:after="80" w:line="276" w:lineRule="auto"/>
                  <w:jc w:val="both"/>
                </w:pPr>
              </w:pPrChange>
            </w:pPr>
            <w:ins w:id="673" w:author="ttclandm" w:date="2025-12-17T14:40:00Z">
              <w:r>
                <w:rPr>
                  <w:rFonts w:ascii="Times New Roman" w:hAnsi="Times New Roman" w:cs="Times New Roman"/>
                  <w:color w:val="000000"/>
                  <w:sz w:val="24"/>
                  <w:szCs w:val="24"/>
                  <w:shd w:val="clear" w:color="auto" w:fill="FFFFFF"/>
                </w:rPr>
                <w:t>100.000</w:t>
              </w:r>
            </w:ins>
            <w:ins w:id="674"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75" w:author="ttclandm" w:date="2025-12-17T14:40:00Z">
              <w:r>
                <w:rPr>
                  <w:rFonts w:ascii="Times New Roman" w:hAnsi="Times New Roman" w:cs="Times New Roman"/>
                  <w:color w:val="000000"/>
                  <w:sz w:val="24"/>
                  <w:szCs w:val="24"/>
                  <w:shd w:val="clear" w:color="auto" w:fill="FFFFFF"/>
                </w:rPr>
                <w:t>đ/trường hợp</w:t>
              </w:r>
            </w:ins>
          </w:p>
        </w:tc>
        <w:tc>
          <w:tcPr>
            <w:tcW w:w="2268" w:type="dxa"/>
            <w:vAlign w:val="center"/>
            <w:tcPrChange w:id="676" w:author="Đào Thanh Minh" w:date="2025-12-22T11:34:00Z" w16du:dateUtc="2025-12-22T04:34:00Z">
              <w:tcPr>
                <w:tcW w:w="2268" w:type="dxa"/>
                <w:gridSpan w:val="2"/>
                <w:vAlign w:val="center"/>
              </w:tcPr>
            </w:tcPrChange>
          </w:tcPr>
          <w:p w14:paraId="2B99D6D1" w14:textId="37B9229A" w:rsidR="006E43CB" w:rsidRDefault="006E43CB">
            <w:pPr>
              <w:spacing w:line="276" w:lineRule="auto"/>
              <w:jc w:val="center"/>
              <w:rPr>
                <w:ins w:id="677" w:author="ttclandm" w:date="2025-12-17T14:02:00Z"/>
                <w:rFonts w:ascii="Times New Roman" w:hAnsi="Times New Roman" w:cs="Times New Roman"/>
                <w:color w:val="000000"/>
                <w:sz w:val="24"/>
                <w:szCs w:val="24"/>
                <w:shd w:val="clear" w:color="auto" w:fill="FFFFFF"/>
              </w:rPr>
              <w:pPrChange w:id="678" w:author="Đào Thanh Minh" w:date="2025-12-22T11:34:00Z" w16du:dateUtc="2025-12-22T04:34:00Z">
                <w:pPr>
                  <w:spacing w:after="80" w:line="276" w:lineRule="auto"/>
                  <w:jc w:val="both"/>
                </w:pPr>
              </w:pPrChange>
            </w:pPr>
            <w:ins w:id="679" w:author="ttclandm" w:date="2025-12-17T14:40:00Z">
              <w:r>
                <w:rPr>
                  <w:rFonts w:ascii="Times New Roman" w:hAnsi="Times New Roman" w:cs="Times New Roman"/>
                  <w:color w:val="000000"/>
                  <w:sz w:val="24"/>
                  <w:szCs w:val="24"/>
                  <w:shd w:val="clear" w:color="auto" w:fill="FFFFFF"/>
                </w:rPr>
                <w:t>300.000</w:t>
              </w:r>
            </w:ins>
            <w:ins w:id="680"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81" w:author="ttclandm" w:date="2025-12-17T14:40:00Z">
              <w:r>
                <w:rPr>
                  <w:rFonts w:ascii="Times New Roman" w:hAnsi="Times New Roman" w:cs="Times New Roman"/>
                  <w:color w:val="000000"/>
                  <w:sz w:val="24"/>
                  <w:szCs w:val="24"/>
                  <w:shd w:val="clear" w:color="auto" w:fill="FFFFFF"/>
                </w:rPr>
                <w:t>đ/trường hợp</w:t>
              </w:r>
            </w:ins>
          </w:p>
        </w:tc>
        <w:tc>
          <w:tcPr>
            <w:tcW w:w="2410" w:type="dxa"/>
            <w:vAlign w:val="center"/>
            <w:tcPrChange w:id="682" w:author="Đào Thanh Minh" w:date="2025-12-22T11:34:00Z" w16du:dateUtc="2025-12-22T04:34:00Z">
              <w:tcPr>
                <w:tcW w:w="2410" w:type="dxa"/>
                <w:vAlign w:val="center"/>
              </w:tcPr>
            </w:tcPrChange>
          </w:tcPr>
          <w:p w14:paraId="47D2E9D7" w14:textId="1EFA4FB0" w:rsidR="006E43CB" w:rsidRDefault="006E43CB">
            <w:pPr>
              <w:spacing w:line="276" w:lineRule="auto"/>
              <w:jc w:val="center"/>
              <w:rPr>
                <w:ins w:id="683" w:author="ttclandm" w:date="2025-12-17T14:02:00Z"/>
                <w:rFonts w:ascii="Times New Roman" w:hAnsi="Times New Roman" w:cs="Times New Roman"/>
                <w:color w:val="000000"/>
                <w:sz w:val="24"/>
                <w:szCs w:val="24"/>
                <w:shd w:val="clear" w:color="auto" w:fill="FFFFFF"/>
              </w:rPr>
              <w:pPrChange w:id="684" w:author="Đào Thanh Minh" w:date="2025-12-22T11:34:00Z" w16du:dateUtc="2025-12-22T04:34:00Z">
                <w:pPr>
                  <w:spacing w:after="80" w:line="276" w:lineRule="auto"/>
                  <w:jc w:val="both"/>
                </w:pPr>
              </w:pPrChange>
            </w:pPr>
            <w:ins w:id="685" w:author="ttclandm" w:date="2025-12-17T14:40:00Z">
              <w:r>
                <w:rPr>
                  <w:rFonts w:ascii="Times New Roman" w:hAnsi="Times New Roman" w:cs="Times New Roman"/>
                  <w:color w:val="000000"/>
                  <w:sz w:val="24"/>
                  <w:szCs w:val="24"/>
                  <w:shd w:val="clear" w:color="auto" w:fill="FFFFFF"/>
                </w:rPr>
                <w:t>500.000</w:t>
              </w:r>
            </w:ins>
            <w:ins w:id="686" w:author="Đào Thanh Minh" w:date="2025-12-22T11:33:00Z" w16du:dateUtc="2025-12-22T04:33:00Z">
              <w:r w:rsidR="00F25656">
                <w:rPr>
                  <w:rFonts w:ascii="Times New Roman" w:hAnsi="Times New Roman" w:cs="Times New Roman"/>
                  <w:color w:val="000000"/>
                  <w:sz w:val="24"/>
                  <w:szCs w:val="24"/>
                  <w:shd w:val="clear" w:color="auto" w:fill="FFFFFF"/>
                </w:rPr>
                <w:t xml:space="preserve"> vn</w:t>
              </w:r>
            </w:ins>
            <w:ins w:id="687" w:author="ttclandm" w:date="2025-12-17T14:40:00Z">
              <w:r>
                <w:rPr>
                  <w:rFonts w:ascii="Times New Roman" w:hAnsi="Times New Roman" w:cs="Times New Roman"/>
                  <w:color w:val="000000"/>
                  <w:sz w:val="24"/>
                  <w:szCs w:val="24"/>
                  <w:shd w:val="clear" w:color="auto" w:fill="FFFFFF"/>
                </w:rPr>
                <w:t>đ/trường hợp, buộc điều chuyển khỏi dự án</w:t>
              </w:r>
            </w:ins>
          </w:p>
        </w:tc>
      </w:tr>
      <w:tr w:rsidR="006E43CB" w14:paraId="48EE37A1" w14:textId="77777777" w:rsidTr="00F25656">
        <w:tblPrEx>
          <w:tblPrExChange w:id="688" w:author="Đào Thanh Minh" w:date="2025-12-22T11:34:00Z" w16du:dateUtc="2025-12-22T04:34:00Z">
            <w:tblPrEx>
              <w:tblW w:w="9776" w:type="dxa"/>
              <w:tblInd w:w="0" w:type="dxa"/>
            </w:tblPrEx>
          </w:tblPrExChange>
        </w:tblPrEx>
        <w:trPr>
          <w:ins w:id="689" w:author="ttclandm" w:date="2025-12-17T14:01:00Z"/>
          <w:trPrChange w:id="690" w:author="Đào Thanh Minh" w:date="2025-12-22T11:34:00Z" w16du:dateUtc="2025-12-22T04:34:00Z">
            <w:trPr>
              <w:gridBefore w:val="3"/>
            </w:trPr>
          </w:trPrChange>
        </w:trPr>
        <w:tc>
          <w:tcPr>
            <w:tcW w:w="568" w:type="dxa"/>
            <w:vAlign w:val="center"/>
            <w:tcPrChange w:id="691" w:author="Đào Thanh Minh" w:date="2025-12-22T11:34:00Z" w16du:dateUtc="2025-12-22T04:34:00Z">
              <w:tcPr>
                <w:tcW w:w="2689" w:type="dxa"/>
                <w:gridSpan w:val="4"/>
              </w:tcPr>
            </w:tcPrChange>
          </w:tcPr>
          <w:p w14:paraId="0CB00ED5" w14:textId="22E60CFD" w:rsidR="006E43CB" w:rsidRDefault="006E43CB">
            <w:pPr>
              <w:spacing w:line="276" w:lineRule="auto"/>
              <w:jc w:val="center"/>
              <w:rPr>
                <w:ins w:id="692" w:author="ttclandm" w:date="2025-12-17T14:42:00Z"/>
                <w:rFonts w:ascii="Times New Roman" w:hAnsi="Times New Roman" w:cs="Times New Roman"/>
                <w:color w:val="000000"/>
                <w:sz w:val="24"/>
                <w:szCs w:val="24"/>
                <w:shd w:val="clear" w:color="auto" w:fill="FFFFFF"/>
              </w:rPr>
              <w:pPrChange w:id="693" w:author="ttclandm" w:date="2025-12-17T14:55:00Z">
                <w:pPr>
                  <w:spacing w:after="80" w:line="276" w:lineRule="auto"/>
                  <w:jc w:val="both"/>
                </w:pPr>
              </w:pPrChange>
            </w:pPr>
            <w:ins w:id="694" w:author="ttclandm" w:date="2025-12-17T14:42:00Z">
              <w:r>
                <w:rPr>
                  <w:rFonts w:ascii="Times New Roman" w:hAnsi="Times New Roman" w:cs="Times New Roman"/>
                  <w:color w:val="000000"/>
                  <w:sz w:val="24"/>
                  <w:szCs w:val="24"/>
                  <w:shd w:val="clear" w:color="auto" w:fill="FFFFFF"/>
                </w:rPr>
                <w:t>8</w:t>
              </w:r>
            </w:ins>
          </w:p>
        </w:tc>
        <w:tc>
          <w:tcPr>
            <w:tcW w:w="3119" w:type="dxa"/>
            <w:tcPrChange w:id="695" w:author="Đào Thanh Minh" w:date="2025-12-22T11:34:00Z" w16du:dateUtc="2025-12-22T04:34:00Z">
              <w:tcPr>
                <w:tcW w:w="2689" w:type="dxa"/>
                <w:gridSpan w:val="4"/>
              </w:tcPr>
            </w:tcPrChange>
          </w:tcPr>
          <w:p w14:paraId="074A00D5" w14:textId="572A4BF0" w:rsidR="006E43CB" w:rsidRDefault="006E43CB">
            <w:pPr>
              <w:spacing w:line="276" w:lineRule="auto"/>
              <w:jc w:val="both"/>
              <w:rPr>
                <w:ins w:id="696" w:author="ttclandm" w:date="2025-12-17T14:01:00Z"/>
                <w:rFonts w:ascii="Times New Roman" w:hAnsi="Times New Roman" w:cs="Times New Roman"/>
                <w:color w:val="000000"/>
                <w:sz w:val="24"/>
                <w:szCs w:val="24"/>
                <w:shd w:val="clear" w:color="auto" w:fill="FFFFFF"/>
              </w:rPr>
              <w:pPrChange w:id="697" w:author="ttclandm" w:date="2025-12-17T14:55:00Z">
                <w:pPr>
                  <w:spacing w:after="80" w:line="276" w:lineRule="auto"/>
                  <w:jc w:val="both"/>
                </w:pPr>
              </w:pPrChange>
            </w:pPr>
            <w:ins w:id="698" w:author="ttclandm" w:date="2025-12-17T14:02:00Z">
              <w:r>
                <w:rPr>
                  <w:rFonts w:ascii="Times New Roman" w:hAnsi="Times New Roman" w:cs="Times New Roman"/>
                  <w:color w:val="000000"/>
                  <w:sz w:val="24"/>
                  <w:szCs w:val="24"/>
                  <w:shd w:val="clear" w:color="auto" w:fill="FFFFFF"/>
                </w:rPr>
                <w:t>Nhân viên gây gổ, gây mất an ninh trật tự, tổ chức ăn nhậu/cờ bạc tại nơi làm việc.</w:t>
              </w:r>
            </w:ins>
          </w:p>
        </w:tc>
        <w:tc>
          <w:tcPr>
            <w:tcW w:w="2268" w:type="dxa"/>
            <w:vAlign w:val="center"/>
            <w:tcPrChange w:id="699" w:author="Đào Thanh Minh" w:date="2025-12-22T11:34:00Z" w16du:dateUtc="2025-12-22T04:34:00Z">
              <w:tcPr>
                <w:tcW w:w="2409" w:type="dxa"/>
                <w:gridSpan w:val="4"/>
              </w:tcPr>
            </w:tcPrChange>
          </w:tcPr>
          <w:p w14:paraId="3D0EA85F" w14:textId="719718C0" w:rsidR="006E43CB" w:rsidRDefault="006E43CB">
            <w:pPr>
              <w:spacing w:line="276" w:lineRule="auto"/>
              <w:jc w:val="center"/>
              <w:rPr>
                <w:ins w:id="700" w:author="ttclandm" w:date="2025-12-17T14:01:00Z"/>
                <w:rFonts w:ascii="Times New Roman" w:hAnsi="Times New Roman" w:cs="Times New Roman"/>
                <w:color w:val="000000"/>
                <w:sz w:val="24"/>
                <w:szCs w:val="24"/>
                <w:shd w:val="clear" w:color="auto" w:fill="FFFFFF"/>
              </w:rPr>
              <w:pPrChange w:id="701" w:author="Đào Thanh Minh" w:date="2025-12-22T11:34:00Z" w16du:dateUtc="2025-12-22T04:34:00Z">
                <w:pPr>
                  <w:spacing w:after="80" w:line="276" w:lineRule="auto"/>
                  <w:jc w:val="both"/>
                </w:pPr>
              </w:pPrChange>
            </w:pPr>
            <w:ins w:id="702" w:author="ttclandm" w:date="2025-12-17T14:02:00Z">
              <w:r>
                <w:rPr>
                  <w:rFonts w:ascii="Times New Roman" w:hAnsi="Times New Roman" w:cs="Times New Roman"/>
                  <w:color w:val="000000"/>
                  <w:sz w:val="24"/>
                  <w:szCs w:val="24"/>
                  <w:shd w:val="clear" w:color="auto" w:fill="FFFFFF"/>
                </w:rPr>
                <w:t>Lập biên bản phạt 500.000</w:t>
              </w:r>
            </w:ins>
            <w:ins w:id="703" w:author="Đào Thanh Minh" w:date="2025-12-22T11:34:00Z" w16du:dateUtc="2025-12-22T04:34:00Z">
              <w:r w:rsidR="00F25656">
                <w:rPr>
                  <w:rFonts w:ascii="Times New Roman" w:hAnsi="Times New Roman" w:cs="Times New Roman"/>
                  <w:color w:val="000000"/>
                  <w:sz w:val="24"/>
                  <w:szCs w:val="24"/>
                  <w:shd w:val="clear" w:color="auto" w:fill="FFFFFF"/>
                </w:rPr>
                <w:t xml:space="preserve"> vn</w:t>
              </w:r>
            </w:ins>
            <w:ins w:id="704" w:author="ttclandm" w:date="2025-12-17T14:02:00Z">
              <w:r>
                <w:rPr>
                  <w:rFonts w:ascii="Times New Roman" w:hAnsi="Times New Roman" w:cs="Times New Roman"/>
                  <w:color w:val="000000"/>
                  <w:sz w:val="24"/>
                  <w:szCs w:val="24"/>
                  <w:shd w:val="clear" w:color="auto" w:fill="FFFFFF"/>
                </w:rPr>
                <w:t>đ/trường hợp</w:t>
              </w:r>
            </w:ins>
          </w:p>
        </w:tc>
        <w:tc>
          <w:tcPr>
            <w:tcW w:w="4678" w:type="dxa"/>
            <w:gridSpan w:val="2"/>
            <w:vAlign w:val="center"/>
            <w:tcPrChange w:id="705" w:author="Đào Thanh Minh" w:date="2025-12-22T11:34:00Z" w16du:dateUtc="2025-12-22T04:34:00Z">
              <w:tcPr>
                <w:tcW w:w="4678" w:type="dxa"/>
                <w:gridSpan w:val="3"/>
              </w:tcPr>
            </w:tcPrChange>
          </w:tcPr>
          <w:p w14:paraId="12EA7DF1" w14:textId="0727FE61" w:rsidR="006E43CB" w:rsidRDefault="006E43CB">
            <w:pPr>
              <w:spacing w:line="276" w:lineRule="auto"/>
              <w:jc w:val="center"/>
              <w:rPr>
                <w:ins w:id="706" w:author="ttclandm" w:date="2025-12-17T14:01:00Z"/>
                <w:rFonts w:ascii="Times New Roman" w:hAnsi="Times New Roman" w:cs="Times New Roman"/>
                <w:color w:val="000000"/>
                <w:sz w:val="24"/>
                <w:szCs w:val="24"/>
                <w:shd w:val="clear" w:color="auto" w:fill="FFFFFF"/>
              </w:rPr>
              <w:pPrChange w:id="707" w:author="Đào Thanh Minh" w:date="2025-12-22T11:34:00Z" w16du:dateUtc="2025-12-22T04:34:00Z">
                <w:pPr>
                  <w:spacing w:after="80" w:line="276" w:lineRule="auto"/>
                  <w:jc w:val="both"/>
                </w:pPr>
              </w:pPrChange>
            </w:pPr>
            <w:ins w:id="708" w:author="ttclandm" w:date="2025-12-17T14:03:00Z">
              <w:r>
                <w:rPr>
                  <w:rFonts w:ascii="Times New Roman" w:hAnsi="Times New Roman" w:cs="Times New Roman"/>
                  <w:color w:val="000000"/>
                  <w:sz w:val="24"/>
                  <w:szCs w:val="24"/>
                  <w:shd w:val="clear" w:color="auto" w:fill="FFFFFF"/>
                </w:rPr>
                <w:t>Điều chuyển khỏi dự án và phạt vi phạm 1.000.000</w:t>
              </w:r>
            </w:ins>
            <w:ins w:id="709" w:author="Đào Thanh Minh" w:date="2025-12-22T11:34:00Z" w16du:dateUtc="2025-12-22T04:34:00Z">
              <w:r w:rsidR="00F25656">
                <w:rPr>
                  <w:rFonts w:ascii="Times New Roman" w:hAnsi="Times New Roman" w:cs="Times New Roman"/>
                  <w:color w:val="000000"/>
                  <w:sz w:val="24"/>
                  <w:szCs w:val="24"/>
                  <w:shd w:val="clear" w:color="auto" w:fill="FFFFFF"/>
                </w:rPr>
                <w:t xml:space="preserve"> </w:t>
              </w:r>
            </w:ins>
            <w:ins w:id="710" w:author="ttclandm" w:date="2025-12-17T14:03:00Z">
              <w:r>
                <w:rPr>
                  <w:rFonts w:ascii="Times New Roman" w:hAnsi="Times New Roman" w:cs="Times New Roman"/>
                  <w:color w:val="000000"/>
                  <w:sz w:val="24"/>
                  <w:szCs w:val="24"/>
                  <w:shd w:val="clear" w:color="auto" w:fill="FFFFFF"/>
                </w:rPr>
                <w:t>vnđ/trường hợp.</w:t>
              </w:r>
            </w:ins>
          </w:p>
        </w:tc>
      </w:tr>
      <w:tr w:rsidR="006E43CB" w14:paraId="1CA0B122" w14:textId="77777777" w:rsidTr="00C878FD">
        <w:tblPrEx>
          <w:tblPrExChange w:id="711" w:author="ttclandm" w:date="2025-12-17T14:56:00Z">
            <w:tblPrEx>
              <w:tblW w:w="9776" w:type="dxa"/>
              <w:tblInd w:w="0" w:type="dxa"/>
            </w:tblPrEx>
          </w:tblPrExChange>
        </w:tblPrEx>
        <w:trPr>
          <w:ins w:id="712" w:author="ttclandm" w:date="2025-12-17T14:04:00Z"/>
          <w:trPrChange w:id="713" w:author="ttclandm" w:date="2025-12-17T14:56:00Z">
            <w:trPr>
              <w:gridBefore w:val="3"/>
            </w:trPr>
          </w:trPrChange>
        </w:trPr>
        <w:tc>
          <w:tcPr>
            <w:tcW w:w="568" w:type="dxa"/>
            <w:vAlign w:val="center"/>
            <w:tcPrChange w:id="714" w:author="ttclandm" w:date="2025-12-17T14:56:00Z">
              <w:tcPr>
                <w:tcW w:w="2689" w:type="dxa"/>
                <w:gridSpan w:val="4"/>
              </w:tcPr>
            </w:tcPrChange>
          </w:tcPr>
          <w:p w14:paraId="7BB8AF1E" w14:textId="6E8CF99C" w:rsidR="006E43CB" w:rsidRDefault="006E43CB">
            <w:pPr>
              <w:spacing w:line="276" w:lineRule="auto"/>
              <w:jc w:val="center"/>
              <w:rPr>
                <w:ins w:id="715" w:author="ttclandm" w:date="2025-12-17T14:42:00Z"/>
                <w:rFonts w:ascii="Times New Roman" w:hAnsi="Times New Roman" w:cs="Times New Roman"/>
                <w:color w:val="000000"/>
                <w:sz w:val="24"/>
                <w:szCs w:val="24"/>
                <w:shd w:val="clear" w:color="auto" w:fill="FFFFFF"/>
              </w:rPr>
              <w:pPrChange w:id="716" w:author="ttclandm" w:date="2025-12-17T14:55:00Z">
                <w:pPr>
                  <w:spacing w:after="80" w:line="276" w:lineRule="auto"/>
                  <w:jc w:val="both"/>
                </w:pPr>
              </w:pPrChange>
            </w:pPr>
            <w:ins w:id="717" w:author="ttclandm" w:date="2025-12-17T14:42:00Z">
              <w:r>
                <w:rPr>
                  <w:rFonts w:ascii="Times New Roman" w:hAnsi="Times New Roman" w:cs="Times New Roman"/>
                  <w:color w:val="000000"/>
                  <w:sz w:val="24"/>
                  <w:szCs w:val="24"/>
                  <w:shd w:val="clear" w:color="auto" w:fill="FFFFFF"/>
                </w:rPr>
                <w:t>9</w:t>
              </w:r>
            </w:ins>
          </w:p>
        </w:tc>
        <w:tc>
          <w:tcPr>
            <w:tcW w:w="3119" w:type="dxa"/>
            <w:tcPrChange w:id="718" w:author="ttclandm" w:date="2025-12-17T14:56:00Z">
              <w:tcPr>
                <w:tcW w:w="2689" w:type="dxa"/>
                <w:gridSpan w:val="4"/>
              </w:tcPr>
            </w:tcPrChange>
          </w:tcPr>
          <w:p w14:paraId="765A6166" w14:textId="27FD243D" w:rsidR="006E43CB" w:rsidRDefault="00C878FD">
            <w:pPr>
              <w:spacing w:line="276" w:lineRule="auto"/>
              <w:jc w:val="both"/>
              <w:rPr>
                <w:ins w:id="719" w:author="ttclandm" w:date="2025-12-17T14:04:00Z"/>
                <w:rFonts w:ascii="Times New Roman" w:hAnsi="Times New Roman" w:cs="Times New Roman"/>
                <w:color w:val="000000"/>
                <w:sz w:val="24"/>
                <w:szCs w:val="24"/>
                <w:shd w:val="clear" w:color="auto" w:fill="FFFFFF"/>
              </w:rPr>
              <w:pPrChange w:id="720" w:author="ttclandm" w:date="2025-12-17T14:56:00Z">
                <w:pPr>
                  <w:spacing w:after="80" w:line="276" w:lineRule="auto"/>
                  <w:jc w:val="both"/>
                </w:pPr>
              </w:pPrChange>
            </w:pPr>
            <w:ins w:id="721" w:author="ttclandm" w:date="2025-12-17T14:04:00Z">
              <w:r>
                <w:rPr>
                  <w:rFonts w:ascii="Times New Roman" w:hAnsi="Times New Roman" w:cs="Times New Roman"/>
                  <w:color w:val="000000"/>
                  <w:sz w:val="24"/>
                  <w:szCs w:val="24"/>
                  <w:shd w:val="clear" w:color="auto" w:fill="FFFFFF"/>
                </w:rPr>
                <w:t xml:space="preserve">Nhân viên có hành vi đe dọa </w:t>
              </w:r>
              <w:r w:rsidR="006E43CB">
                <w:rPr>
                  <w:rFonts w:ascii="Times New Roman" w:hAnsi="Times New Roman" w:cs="Times New Roman"/>
                  <w:color w:val="000000"/>
                  <w:sz w:val="24"/>
                  <w:szCs w:val="24"/>
                  <w:shd w:val="clear" w:color="auto" w:fill="FFFFFF"/>
                </w:rPr>
                <w:t>khách hàng/cư dân mà BQL có bằng chứng cụ thể.</w:t>
              </w:r>
            </w:ins>
          </w:p>
        </w:tc>
        <w:tc>
          <w:tcPr>
            <w:tcW w:w="6946" w:type="dxa"/>
            <w:gridSpan w:val="3"/>
            <w:vMerge w:val="restart"/>
            <w:vAlign w:val="center"/>
            <w:tcPrChange w:id="722" w:author="ttclandm" w:date="2025-12-17T14:56:00Z">
              <w:tcPr>
                <w:tcW w:w="7087" w:type="dxa"/>
                <w:gridSpan w:val="7"/>
                <w:vMerge w:val="restart"/>
                <w:vAlign w:val="center"/>
              </w:tcPr>
            </w:tcPrChange>
          </w:tcPr>
          <w:p w14:paraId="2D89DAEE" w14:textId="4B1A30AB" w:rsidR="006E43CB" w:rsidRDefault="006E43CB">
            <w:pPr>
              <w:spacing w:line="276" w:lineRule="auto"/>
              <w:jc w:val="center"/>
              <w:rPr>
                <w:ins w:id="723" w:author="ttclandm" w:date="2025-12-17T14:04:00Z"/>
                <w:rFonts w:ascii="Times New Roman" w:hAnsi="Times New Roman" w:cs="Times New Roman"/>
                <w:color w:val="000000"/>
                <w:sz w:val="24"/>
                <w:szCs w:val="24"/>
                <w:shd w:val="clear" w:color="auto" w:fill="FFFFFF"/>
              </w:rPr>
              <w:pPrChange w:id="724" w:author="ttclandm" w:date="2025-12-17T14:55:00Z">
                <w:pPr>
                  <w:spacing w:after="80" w:line="276" w:lineRule="auto"/>
                  <w:jc w:val="both"/>
                </w:pPr>
              </w:pPrChange>
            </w:pPr>
            <w:ins w:id="725" w:author="ttclandm" w:date="2025-12-17T14:05:00Z">
              <w:r>
                <w:rPr>
                  <w:rFonts w:ascii="Times New Roman" w:hAnsi="Times New Roman" w:cs="Times New Roman"/>
                  <w:color w:val="000000"/>
                  <w:sz w:val="24"/>
                  <w:szCs w:val="24"/>
                  <w:shd w:val="clear" w:color="auto" w:fill="FFFFFF"/>
                </w:rPr>
                <w:t>Điều chuyển khỏi dự án và phạt vi phạm 1.000.000</w:t>
              </w:r>
            </w:ins>
            <w:ins w:id="726" w:author="Đào Thanh Minh" w:date="2025-12-22T11:34:00Z" w16du:dateUtc="2025-12-22T04:34:00Z">
              <w:r w:rsidR="00F25656">
                <w:rPr>
                  <w:rFonts w:ascii="Times New Roman" w:hAnsi="Times New Roman" w:cs="Times New Roman"/>
                  <w:color w:val="000000"/>
                  <w:sz w:val="24"/>
                  <w:szCs w:val="24"/>
                  <w:shd w:val="clear" w:color="auto" w:fill="FFFFFF"/>
                </w:rPr>
                <w:t xml:space="preserve"> vn</w:t>
              </w:r>
            </w:ins>
            <w:ins w:id="727" w:author="ttclandm" w:date="2025-12-17T14:06:00Z">
              <w:r>
                <w:rPr>
                  <w:rFonts w:ascii="Times New Roman" w:hAnsi="Times New Roman" w:cs="Times New Roman"/>
                  <w:color w:val="000000"/>
                  <w:sz w:val="24"/>
                  <w:szCs w:val="24"/>
                  <w:shd w:val="clear" w:color="auto" w:fill="FFFFFF"/>
                </w:rPr>
                <w:t>đ/trường hợp.</w:t>
              </w:r>
            </w:ins>
          </w:p>
        </w:tc>
      </w:tr>
      <w:tr w:rsidR="006E43CB" w14:paraId="6683AD15" w14:textId="77777777" w:rsidTr="00C878FD">
        <w:tblPrEx>
          <w:tblPrExChange w:id="728" w:author="ttclandm" w:date="2025-12-17T14:56:00Z">
            <w:tblPrEx>
              <w:tblW w:w="9776" w:type="dxa"/>
              <w:tblInd w:w="0" w:type="dxa"/>
            </w:tblPrEx>
          </w:tblPrExChange>
        </w:tblPrEx>
        <w:trPr>
          <w:ins w:id="729" w:author="ttclandm" w:date="2025-12-17T14:06:00Z"/>
          <w:trPrChange w:id="730" w:author="ttclandm" w:date="2025-12-17T14:56:00Z">
            <w:trPr>
              <w:gridBefore w:val="3"/>
            </w:trPr>
          </w:trPrChange>
        </w:trPr>
        <w:tc>
          <w:tcPr>
            <w:tcW w:w="568" w:type="dxa"/>
            <w:vAlign w:val="center"/>
            <w:tcPrChange w:id="731" w:author="ttclandm" w:date="2025-12-17T14:56:00Z">
              <w:tcPr>
                <w:tcW w:w="2689" w:type="dxa"/>
                <w:gridSpan w:val="4"/>
              </w:tcPr>
            </w:tcPrChange>
          </w:tcPr>
          <w:p w14:paraId="14D6BF83" w14:textId="3150BC40" w:rsidR="006E43CB" w:rsidRDefault="006E43CB">
            <w:pPr>
              <w:spacing w:line="276" w:lineRule="auto"/>
              <w:jc w:val="center"/>
              <w:rPr>
                <w:ins w:id="732" w:author="ttclandm" w:date="2025-12-17T14:42:00Z"/>
                <w:rFonts w:ascii="Times New Roman" w:hAnsi="Times New Roman" w:cs="Times New Roman"/>
                <w:color w:val="000000"/>
                <w:sz w:val="24"/>
                <w:szCs w:val="24"/>
                <w:shd w:val="clear" w:color="auto" w:fill="FFFFFF"/>
              </w:rPr>
              <w:pPrChange w:id="733" w:author="ttclandm" w:date="2025-12-17T14:55:00Z">
                <w:pPr>
                  <w:spacing w:after="80" w:line="276" w:lineRule="auto"/>
                  <w:jc w:val="both"/>
                </w:pPr>
              </w:pPrChange>
            </w:pPr>
            <w:ins w:id="734" w:author="ttclandm" w:date="2025-12-17T14:42:00Z">
              <w:r>
                <w:rPr>
                  <w:rFonts w:ascii="Times New Roman" w:hAnsi="Times New Roman" w:cs="Times New Roman"/>
                  <w:color w:val="000000"/>
                  <w:sz w:val="24"/>
                  <w:szCs w:val="24"/>
                  <w:shd w:val="clear" w:color="auto" w:fill="FFFFFF"/>
                </w:rPr>
                <w:t>10</w:t>
              </w:r>
            </w:ins>
          </w:p>
        </w:tc>
        <w:tc>
          <w:tcPr>
            <w:tcW w:w="3119" w:type="dxa"/>
            <w:tcPrChange w:id="735" w:author="ttclandm" w:date="2025-12-17T14:56:00Z">
              <w:tcPr>
                <w:tcW w:w="2689" w:type="dxa"/>
                <w:gridSpan w:val="4"/>
              </w:tcPr>
            </w:tcPrChange>
          </w:tcPr>
          <w:p w14:paraId="399E4343" w14:textId="7723007D" w:rsidR="006E43CB" w:rsidRDefault="006E43CB">
            <w:pPr>
              <w:spacing w:line="276" w:lineRule="auto"/>
              <w:jc w:val="both"/>
              <w:rPr>
                <w:ins w:id="736" w:author="ttclandm" w:date="2025-12-17T14:06:00Z"/>
                <w:rFonts w:ascii="Times New Roman" w:hAnsi="Times New Roman" w:cs="Times New Roman"/>
                <w:color w:val="000000"/>
                <w:sz w:val="24"/>
                <w:szCs w:val="24"/>
                <w:shd w:val="clear" w:color="auto" w:fill="FFFFFF"/>
              </w:rPr>
              <w:pPrChange w:id="737" w:author="ttclandm" w:date="2025-12-17T14:55:00Z">
                <w:pPr>
                  <w:spacing w:after="80" w:line="276" w:lineRule="auto"/>
                  <w:jc w:val="both"/>
                </w:pPr>
              </w:pPrChange>
            </w:pPr>
            <w:ins w:id="738" w:author="ttclandm" w:date="2025-12-17T14:06:00Z">
              <w:r>
                <w:rPr>
                  <w:rFonts w:ascii="Times New Roman" w:hAnsi="Times New Roman" w:cs="Times New Roman"/>
                  <w:color w:val="000000"/>
                  <w:sz w:val="24"/>
                  <w:szCs w:val="24"/>
                  <w:shd w:val="clear" w:color="auto" w:fill="FFFFFF"/>
                </w:rPr>
                <w:t>Nhân viên có hành vi trộm cắp, sử dụng chất gây nghiện</w:t>
              </w:r>
            </w:ins>
            <w:ins w:id="739" w:author="ttclandm" w:date="2025-12-17T14:07:00Z">
              <w:r>
                <w:rPr>
                  <w:rFonts w:ascii="Times New Roman" w:hAnsi="Times New Roman" w:cs="Times New Roman"/>
                  <w:color w:val="000000"/>
                  <w:sz w:val="24"/>
                  <w:szCs w:val="24"/>
                  <w:shd w:val="clear" w:color="auto" w:fill="FFFFFF"/>
                </w:rPr>
                <w:t xml:space="preserve"> (ma túy)</w:t>
              </w:r>
            </w:ins>
            <w:ins w:id="740" w:author="ttclandm" w:date="2025-12-17T14:06:00Z">
              <w:r>
                <w:rPr>
                  <w:rFonts w:ascii="Times New Roman" w:hAnsi="Times New Roman" w:cs="Times New Roman"/>
                  <w:color w:val="000000"/>
                  <w:sz w:val="24"/>
                  <w:szCs w:val="24"/>
                  <w:shd w:val="clear" w:color="auto" w:fill="FFFFFF"/>
                </w:rPr>
                <w:t xml:space="preserve"> tại nơi làm việc.</w:t>
              </w:r>
            </w:ins>
          </w:p>
        </w:tc>
        <w:tc>
          <w:tcPr>
            <w:tcW w:w="6946" w:type="dxa"/>
            <w:gridSpan w:val="3"/>
            <w:vMerge/>
            <w:tcPrChange w:id="741" w:author="ttclandm" w:date="2025-12-17T14:56:00Z">
              <w:tcPr>
                <w:tcW w:w="7087" w:type="dxa"/>
                <w:gridSpan w:val="7"/>
                <w:vMerge/>
              </w:tcPr>
            </w:tcPrChange>
          </w:tcPr>
          <w:p w14:paraId="0787242E" w14:textId="77777777" w:rsidR="006E43CB" w:rsidRDefault="006E43CB">
            <w:pPr>
              <w:spacing w:line="276" w:lineRule="auto"/>
              <w:jc w:val="both"/>
              <w:rPr>
                <w:ins w:id="742" w:author="ttclandm" w:date="2025-12-17T14:06:00Z"/>
                <w:rFonts w:ascii="Times New Roman" w:hAnsi="Times New Roman" w:cs="Times New Roman"/>
                <w:color w:val="000000"/>
                <w:sz w:val="24"/>
                <w:szCs w:val="24"/>
                <w:shd w:val="clear" w:color="auto" w:fill="FFFFFF"/>
              </w:rPr>
              <w:pPrChange w:id="743" w:author="ttclandm" w:date="2025-12-17T14:55:00Z">
                <w:pPr>
                  <w:spacing w:after="80" w:line="276" w:lineRule="auto"/>
                  <w:jc w:val="both"/>
                </w:pPr>
              </w:pPrChange>
            </w:pPr>
          </w:p>
        </w:tc>
      </w:tr>
      <w:tr w:rsidR="006E43CB" w14:paraId="2995D232" w14:textId="77777777" w:rsidTr="00C878FD">
        <w:tblPrEx>
          <w:tblPrExChange w:id="744" w:author="ttclandm" w:date="2025-12-17T14:56:00Z">
            <w:tblPrEx>
              <w:tblW w:w="9776" w:type="dxa"/>
              <w:tblInd w:w="0" w:type="dxa"/>
            </w:tblPrEx>
          </w:tblPrExChange>
        </w:tblPrEx>
        <w:trPr>
          <w:ins w:id="745" w:author="ttclandm" w:date="2025-12-17T14:07:00Z"/>
          <w:trPrChange w:id="746" w:author="ttclandm" w:date="2025-12-17T14:56:00Z">
            <w:trPr>
              <w:gridBefore w:val="3"/>
            </w:trPr>
          </w:trPrChange>
        </w:trPr>
        <w:tc>
          <w:tcPr>
            <w:tcW w:w="568" w:type="dxa"/>
            <w:vAlign w:val="center"/>
            <w:tcPrChange w:id="747" w:author="ttclandm" w:date="2025-12-17T14:56:00Z">
              <w:tcPr>
                <w:tcW w:w="2689" w:type="dxa"/>
                <w:gridSpan w:val="4"/>
              </w:tcPr>
            </w:tcPrChange>
          </w:tcPr>
          <w:p w14:paraId="2C642654" w14:textId="0152B05B" w:rsidR="006E43CB" w:rsidRDefault="006E43CB">
            <w:pPr>
              <w:spacing w:line="276" w:lineRule="auto"/>
              <w:jc w:val="center"/>
              <w:rPr>
                <w:ins w:id="748" w:author="ttclandm" w:date="2025-12-17T14:42:00Z"/>
                <w:rFonts w:ascii="Times New Roman" w:hAnsi="Times New Roman" w:cs="Times New Roman"/>
                <w:color w:val="000000"/>
                <w:sz w:val="24"/>
                <w:szCs w:val="24"/>
                <w:shd w:val="clear" w:color="auto" w:fill="FFFFFF"/>
              </w:rPr>
              <w:pPrChange w:id="749" w:author="ttclandm" w:date="2025-12-17T14:55:00Z">
                <w:pPr>
                  <w:spacing w:after="80" w:line="276" w:lineRule="auto"/>
                  <w:jc w:val="both"/>
                </w:pPr>
              </w:pPrChange>
            </w:pPr>
            <w:ins w:id="750" w:author="ttclandm" w:date="2025-12-17T14:42:00Z">
              <w:r>
                <w:rPr>
                  <w:rFonts w:ascii="Times New Roman" w:hAnsi="Times New Roman" w:cs="Times New Roman"/>
                  <w:color w:val="000000"/>
                  <w:sz w:val="24"/>
                  <w:szCs w:val="24"/>
                  <w:shd w:val="clear" w:color="auto" w:fill="FFFFFF"/>
                </w:rPr>
                <w:t>11</w:t>
              </w:r>
            </w:ins>
          </w:p>
        </w:tc>
        <w:tc>
          <w:tcPr>
            <w:tcW w:w="3119" w:type="dxa"/>
            <w:tcPrChange w:id="751" w:author="ttclandm" w:date="2025-12-17T14:56:00Z">
              <w:tcPr>
                <w:tcW w:w="2689" w:type="dxa"/>
                <w:gridSpan w:val="4"/>
              </w:tcPr>
            </w:tcPrChange>
          </w:tcPr>
          <w:p w14:paraId="0A69F96F" w14:textId="0D7DC10F" w:rsidR="006E43CB" w:rsidRDefault="006E43CB">
            <w:pPr>
              <w:spacing w:line="276" w:lineRule="auto"/>
              <w:jc w:val="both"/>
              <w:rPr>
                <w:ins w:id="752" w:author="ttclandm" w:date="2025-12-17T14:31:00Z"/>
                <w:rFonts w:ascii="Times New Roman" w:hAnsi="Times New Roman" w:cs="Times New Roman"/>
                <w:color w:val="000000"/>
                <w:sz w:val="24"/>
                <w:szCs w:val="24"/>
                <w:shd w:val="clear" w:color="auto" w:fill="FFFFFF"/>
              </w:rPr>
              <w:pPrChange w:id="753" w:author="ttclandm" w:date="2025-12-17T14:55:00Z">
                <w:pPr>
                  <w:spacing w:after="80" w:line="276" w:lineRule="auto"/>
                  <w:jc w:val="both"/>
                </w:pPr>
              </w:pPrChange>
            </w:pPr>
            <w:ins w:id="754" w:author="ttclandm" w:date="2025-12-17T14:28:00Z">
              <w:r>
                <w:rPr>
                  <w:rFonts w:ascii="Times New Roman" w:hAnsi="Times New Roman" w:cs="Times New Roman"/>
                  <w:color w:val="000000"/>
                  <w:sz w:val="24"/>
                  <w:szCs w:val="24"/>
                  <w:shd w:val="clear" w:color="auto" w:fill="FFFFFF"/>
                </w:rPr>
                <w:t xml:space="preserve">Bên B cung cấp thiếu 01 vị trí </w:t>
              </w:r>
            </w:ins>
            <w:ins w:id="755" w:author="ttclandm" w:date="2025-12-17T14:29:00Z">
              <w:r>
                <w:rPr>
                  <w:rFonts w:ascii="Times New Roman" w:hAnsi="Times New Roman" w:cs="Times New Roman"/>
                  <w:color w:val="000000"/>
                  <w:sz w:val="24"/>
                  <w:szCs w:val="24"/>
                  <w:shd w:val="clear" w:color="auto" w:fill="FFFFFF"/>
                </w:rPr>
                <w:t xml:space="preserve">(8 tiếng) </w:t>
              </w:r>
            </w:ins>
          </w:p>
          <w:p w14:paraId="00DDD3B1" w14:textId="7F2D3572" w:rsidR="006E43CB" w:rsidRPr="00622C54" w:rsidRDefault="006E43CB">
            <w:pPr>
              <w:spacing w:line="276" w:lineRule="auto"/>
              <w:jc w:val="both"/>
              <w:rPr>
                <w:ins w:id="756" w:author="ttclandm" w:date="2025-12-17T14:07:00Z"/>
                <w:rFonts w:ascii="Times New Roman" w:hAnsi="Times New Roman" w:cs="Times New Roman"/>
                <w:i/>
                <w:color w:val="000000"/>
                <w:sz w:val="24"/>
                <w:szCs w:val="24"/>
                <w:shd w:val="clear" w:color="auto" w:fill="FFFFFF"/>
                <w:rPrChange w:id="757" w:author="ttclandm" w:date="2025-12-17T14:31:00Z">
                  <w:rPr>
                    <w:ins w:id="758" w:author="ttclandm" w:date="2025-12-17T14:07:00Z"/>
                    <w:rFonts w:ascii="Times New Roman" w:hAnsi="Times New Roman" w:cs="Times New Roman"/>
                    <w:color w:val="000000"/>
                    <w:sz w:val="24"/>
                    <w:szCs w:val="24"/>
                    <w:shd w:val="clear" w:color="auto" w:fill="FFFFFF"/>
                  </w:rPr>
                </w:rPrChange>
              </w:rPr>
              <w:pPrChange w:id="759" w:author="ttclandm" w:date="2025-12-17T14:55:00Z">
                <w:pPr>
                  <w:spacing w:after="80" w:line="276" w:lineRule="auto"/>
                  <w:jc w:val="both"/>
                </w:pPr>
              </w:pPrChange>
            </w:pPr>
            <w:ins w:id="760" w:author="ttclandm" w:date="2025-12-17T14:31:00Z">
              <w:r>
                <w:rPr>
                  <w:rFonts w:ascii="Times New Roman" w:hAnsi="Times New Roman" w:cs="Times New Roman"/>
                  <w:i/>
                  <w:color w:val="000000"/>
                  <w:sz w:val="24"/>
                  <w:szCs w:val="24"/>
                  <w:shd w:val="clear" w:color="auto" w:fill="FFFFFF"/>
                </w:rPr>
                <w:t>(</w:t>
              </w:r>
            </w:ins>
            <w:ins w:id="761" w:author="ttclandm" w:date="2025-12-17T14:32:00Z">
              <w:r>
                <w:rPr>
                  <w:rFonts w:ascii="Times New Roman" w:hAnsi="Times New Roman" w:cs="Times New Roman"/>
                  <w:i/>
                  <w:color w:val="000000"/>
                  <w:sz w:val="24"/>
                  <w:szCs w:val="24"/>
                  <w:shd w:val="clear" w:color="auto" w:fill="FFFFFF"/>
                </w:rPr>
                <w:t xml:space="preserve">Nếu bên B cung cấp thiếu &gt; 1 vị trí, thì mức chế tài tương ứng được tính là: chế tài với 1 vị trí </w:t>
              </w:r>
            </w:ins>
            <w:ins w:id="762" w:author="ttclandm" w:date="2025-12-17T14:33:00Z">
              <w:r>
                <w:rPr>
                  <w:rFonts w:ascii="Times New Roman" w:hAnsi="Times New Roman" w:cs="Times New Roman"/>
                  <w:i/>
                  <w:color w:val="000000"/>
                  <w:sz w:val="24"/>
                  <w:szCs w:val="24"/>
                  <w:shd w:val="clear" w:color="auto" w:fill="FFFFFF"/>
                </w:rPr>
                <w:t>x số vị trí)</w:t>
              </w:r>
            </w:ins>
          </w:p>
        </w:tc>
        <w:tc>
          <w:tcPr>
            <w:tcW w:w="2268" w:type="dxa"/>
            <w:vAlign w:val="center"/>
            <w:tcPrChange w:id="763" w:author="ttclandm" w:date="2025-12-17T14:56:00Z">
              <w:tcPr>
                <w:tcW w:w="1984" w:type="dxa"/>
                <w:gridSpan w:val="2"/>
              </w:tcPr>
            </w:tcPrChange>
          </w:tcPr>
          <w:p w14:paraId="638F6EBA" w14:textId="73A31727" w:rsidR="006E43CB" w:rsidRDefault="006E43CB">
            <w:pPr>
              <w:spacing w:line="276" w:lineRule="auto"/>
              <w:jc w:val="center"/>
              <w:rPr>
                <w:ins w:id="764" w:author="ttclandm" w:date="2025-12-17T14:07:00Z"/>
                <w:rFonts w:ascii="Times New Roman" w:hAnsi="Times New Roman" w:cs="Times New Roman"/>
                <w:color w:val="000000"/>
                <w:sz w:val="24"/>
                <w:szCs w:val="24"/>
                <w:shd w:val="clear" w:color="auto" w:fill="FFFFFF"/>
              </w:rPr>
              <w:pPrChange w:id="765" w:author="ttclandm" w:date="2025-12-17T14:56:00Z">
                <w:pPr>
                  <w:spacing w:after="80" w:line="276" w:lineRule="auto"/>
                  <w:jc w:val="both"/>
                </w:pPr>
              </w:pPrChange>
            </w:pPr>
            <w:ins w:id="766" w:author="ttclandm" w:date="2025-12-17T14:31:00Z">
              <w:r>
                <w:rPr>
                  <w:rFonts w:ascii="Times New Roman" w:hAnsi="Times New Roman" w:cs="Times New Roman"/>
                  <w:color w:val="000000"/>
                  <w:sz w:val="24"/>
                  <w:szCs w:val="24"/>
                  <w:shd w:val="clear" w:color="auto" w:fill="FFFFFF"/>
                </w:rPr>
                <w:t>200.000</w:t>
              </w:r>
            </w:ins>
            <w:ins w:id="767" w:author="Đào Thanh Minh" w:date="2025-12-22T11:34:00Z" w16du:dateUtc="2025-12-22T04:34:00Z">
              <w:r w:rsidR="00F25656">
                <w:rPr>
                  <w:rFonts w:ascii="Times New Roman" w:hAnsi="Times New Roman" w:cs="Times New Roman"/>
                  <w:color w:val="000000"/>
                  <w:sz w:val="24"/>
                  <w:szCs w:val="24"/>
                  <w:shd w:val="clear" w:color="auto" w:fill="FFFFFF"/>
                </w:rPr>
                <w:t xml:space="preserve"> vn</w:t>
              </w:r>
            </w:ins>
            <w:ins w:id="768" w:author="ttclandm" w:date="2025-12-17T14:31:00Z">
              <w:r>
                <w:rPr>
                  <w:rFonts w:ascii="Times New Roman" w:hAnsi="Times New Roman" w:cs="Times New Roman"/>
                  <w:color w:val="000000"/>
                  <w:sz w:val="24"/>
                  <w:szCs w:val="24"/>
                  <w:shd w:val="clear" w:color="auto" w:fill="FFFFFF"/>
                </w:rPr>
                <w:t>đ/tháng</w:t>
              </w:r>
            </w:ins>
          </w:p>
        </w:tc>
        <w:tc>
          <w:tcPr>
            <w:tcW w:w="2268" w:type="dxa"/>
            <w:vAlign w:val="center"/>
            <w:tcPrChange w:id="769" w:author="ttclandm" w:date="2025-12-17T14:56:00Z">
              <w:tcPr>
                <w:tcW w:w="2693" w:type="dxa"/>
                <w:gridSpan w:val="4"/>
              </w:tcPr>
            </w:tcPrChange>
          </w:tcPr>
          <w:p w14:paraId="30926A61" w14:textId="0CE348A7" w:rsidR="006E43CB" w:rsidRDefault="006E43CB">
            <w:pPr>
              <w:spacing w:line="276" w:lineRule="auto"/>
              <w:jc w:val="center"/>
              <w:rPr>
                <w:ins w:id="770" w:author="ttclandm" w:date="2025-12-17T14:07:00Z"/>
                <w:rFonts w:ascii="Times New Roman" w:hAnsi="Times New Roman" w:cs="Times New Roman"/>
                <w:color w:val="000000"/>
                <w:sz w:val="24"/>
                <w:szCs w:val="24"/>
                <w:shd w:val="clear" w:color="auto" w:fill="FFFFFF"/>
              </w:rPr>
              <w:pPrChange w:id="771" w:author="ttclandm" w:date="2025-12-17T14:56:00Z">
                <w:pPr>
                  <w:spacing w:after="80" w:line="276" w:lineRule="auto"/>
                  <w:jc w:val="both"/>
                </w:pPr>
              </w:pPrChange>
            </w:pPr>
            <w:ins w:id="772" w:author="ttclandm" w:date="2025-12-17T14:33:00Z">
              <w:r>
                <w:rPr>
                  <w:rFonts w:ascii="Times New Roman" w:hAnsi="Times New Roman" w:cs="Times New Roman"/>
                  <w:color w:val="000000"/>
                  <w:sz w:val="24"/>
                  <w:szCs w:val="24"/>
                  <w:shd w:val="clear" w:color="auto" w:fill="FFFFFF"/>
                </w:rPr>
                <w:t>300.000</w:t>
              </w:r>
            </w:ins>
            <w:ins w:id="773" w:author="Đào Thanh Minh" w:date="2025-12-22T11:34:00Z" w16du:dateUtc="2025-12-22T04:34:00Z">
              <w:r w:rsidR="00F25656">
                <w:rPr>
                  <w:rFonts w:ascii="Times New Roman" w:hAnsi="Times New Roman" w:cs="Times New Roman"/>
                  <w:color w:val="000000"/>
                  <w:sz w:val="24"/>
                  <w:szCs w:val="24"/>
                  <w:shd w:val="clear" w:color="auto" w:fill="FFFFFF"/>
                </w:rPr>
                <w:t xml:space="preserve"> vn</w:t>
              </w:r>
            </w:ins>
            <w:ins w:id="774" w:author="ttclandm" w:date="2025-12-17T14:33:00Z">
              <w:r>
                <w:rPr>
                  <w:rFonts w:ascii="Times New Roman" w:hAnsi="Times New Roman" w:cs="Times New Roman"/>
                  <w:color w:val="000000"/>
                  <w:sz w:val="24"/>
                  <w:szCs w:val="24"/>
                  <w:shd w:val="clear" w:color="auto" w:fill="FFFFFF"/>
                </w:rPr>
                <w:t>đ/tháng</w:t>
              </w:r>
            </w:ins>
          </w:p>
        </w:tc>
        <w:tc>
          <w:tcPr>
            <w:tcW w:w="2410" w:type="dxa"/>
            <w:vAlign w:val="center"/>
            <w:tcPrChange w:id="775" w:author="ttclandm" w:date="2025-12-17T14:56:00Z">
              <w:tcPr>
                <w:tcW w:w="2410" w:type="dxa"/>
              </w:tcPr>
            </w:tcPrChange>
          </w:tcPr>
          <w:p w14:paraId="590ED889" w14:textId="46EE465A" w:rsidR="006E43CB" w:rsidRDefault="006E43CB">
            <w:pPr>
              <w:spacing w:line="276" w:lineRule="auto"/>
              <w:jc w:val="center"/>
              <w:rPr>
                <w:ins w:id="776" w:author="ttclandm" w:date="2025-12-17T14:07:00Z"/>
                <w:rFonts w:ascii="Times New Roman" w:hAnsi="Times New Roman" w:cs="Times New Roman"/>
                <w:color w:val="000000"/>
                <w:sz w:val="24"/>
                <w:szCs w:val="24"/>
                <w:shd w:val="clear" w:color="auto" w:fill="FFFFFF"/>
              </w:rPr>
              <w:pPrChange w:id="777" w:author="ttclandm" w:date="2025-12-17T14:56:00Z">
                <w:pPr>
                  <w:spacing w:after="80" w:line="276" w:lineRule="auto"/>
                  <w:jc w:val="both"/>
                </w:pPr>
              </w:pPrChange>
            </w:pPr>
            <w:ins w:id="778" w:author="ttclandm" w:date="2025-12-17T14:33:00Z">
              <w:r>
                <w:rPr>
                  <w:rFonts w:ascii="Times New Roman" w:hAnsi="Times New Roman" w:cs="Times New Roman"/>
                  <w:color w:val="000000"/>
                  <w:sz w:val="24"/>
                  <w:szCs w:val="24"/>
                  <w:shd w:val="clear" w:color="auto" w:fill="FFFFFF"/>
                </w:rPr>
                <w:t>500.000</w:t>
              </w:r>
            </w:ins>
            <w:ins w:id="779" w:author="Đào Thanh Minh" w:date="2025-12-22T11:34:00Z" w16du:dateUtc="2025-12-22T04:34:00Z">
              <w:r w:rsidR="00F25656">
                <w:rPr>
                  <w:rFonts w:ascii="Times New Roman" w:hAnsi="Times New Roman" w:cs="Times New Roman"/>
                  <w:color w:val="000000"/>
                  <w:sz w:val="24"/>
                  <w:szCs w:val="24"/>
                  <w:shd w:val="clear" w:color="auto" w:fill="FFFFFF"/>
                </w:rPr>
                <w:t xml:space="preserve"> vn</w:t>
              </w:r>
            </w:ins>
            <w:ins w:id="780" w:author="ttclandm" w:date="2025-12-17T14:33:00Z">
              <w:r>
                <w:rPr>
                  <w:rFonts w:ascii="Times New Roman" w:hAnsi="Times New Roman" w:cs="Times New Roman"/>
                  <w:color w:val="000000"/>
                  <w:sz w:val="24"/>
                  <w:szCs w:val="24"/>
                  <w:shd w:val="clear" w:color="auto" w:fill="FFFFFF"/>
                </w:rPr>
                <w:t>đ/tháng</w:t>
              </w:r>
            </w:ins>
          </w:p>
        </w:tc>
      </w:tr>
      <w:tr w:rsidR="005F3E7C" w14:paraId="77359A13" w14:textId="77777777" w:rsidTr="00C878FD">
        <w:trPr>
          <w:ins w:id="781" w:author="Thu HA" w:date="2026-04-13T14:31:00Z"/>
        </w:trPr>
        <w:tc>
          <w:tcPr>
            <w:tcW w:w="568" w:type="dxa"/>
            <w:vAlign w:val="center"/>
          </w:tcPr>
          <w:p w14:paraId="170C9F35" w14:textId="63B617A4" w:rsidR="005F3E7C" w:rsidRDefault="005F3E7C">
            <w:pPr>
              <w:spacing w:line="276" w:lineRule="auto"/>
              <w:jc w:val="center"/>
              <w:rPr>
                <w:ins w:id="782" w:author="Thu HA" w:date="2026-04-13T14:31:00Z" w16du:dateUtc="2026-04-13T07:31:00Z"/>
                <w:rFonts w:ascii="Times New Roman" w:hAnsi="Times New Roman" w:cs="Times New Roman"/>
                <w:color w:val="000000"/>
                <w:sz w:val="24"/>
                <w:szCs w:val="24"/>
                <w:shd w:val="clear" w:color="auto" w:fill="FFFFFF"/>
              </w:rPr>
            </w:pPr>
            <w:ins w:id="783" w:author="Thu HA" w:date="2026-04-13T14:31:00Z" w16du:dateUtc="2026-04-13T07:31:00Z">
              <w:r>
                <w:rPr>
                  <w:rFonts w:ascii="Times New Roman" w:hAnsi="Times New Roman" w:cs="Times New Roman"/>
                  <w:color w:val="000000"/>
                  <w:sz w:val="24"/>
                  <w:szCs w:val="24"/>
                  <w:shd w:val="clear" w:color="auto" w:fill="FFFFFF"/>
                </w:rPr>
                <w:t>12</w:t>
              </w:r>
            </w:ins>
          </w:p>
        </w:tc>
        <w:tc>
          <w:tcPr>
            <w:tcW w:w="3119" w:type="dxa"/>
          </w:tcPr>
          <w:p w14:paraId="5A447FA1" w14:textId="681160CA" w:rsidR="005F3E7C" w:rsidRPr="005F3E7C" w:rsidRDefault="005F3E7C">
            <w:pPr>
              <w:spacing w:line="276" w:lineRule="auto"/>
              <w:jc w:val="both"/>
              <w:rPr>
                <w:ins w:id="784" w:author="Thu HA" w:date="2026-04-13T14:31:00Z" w16du:dateUtc="2026-04-13T07:31:00Z"/>
                <w:rFonts w:ascii="Times New Roman" w:hAnsi="Times New Roman" w:cs="Times New Roman"/>
                <w:color w:val="000000"/>
                <w:sz w:val="24"/>
                <w:szCs w:val="24"/>
                <w:shd w:val="clear" w:color="auto" w:fill="FFFFFF"/>
                <w:lang w:val="vi-VN"/>
                <w:rPrChange w:id="785" w:author="Thu HA" w:date="2026-04-13T14:31:00Z" w16du:dateUtc="2026-04-13T07:31:00Z">
                  <w:rPr>
                    <w:ins w:id="786" w:author="Thu HA" w:date="2026-04-13T14:31:00Z" w16du:dateUtc="2026-04-13T07:31:00Z"/>
                    <w:rFonts w:ascii="Times New Roman" w:hAnsi="Times New Roman" w:cs="Times New Roman"/>
                    <w:color w:val="000000"/>
                    <w:sz w:val="24"/>
                    <w:szCs w:val="24"/>
                    <w:shd w:val="clear" w:color="auto" w:fill="FFFFFF"/>
                  </w:rPr>
                </w:rPrChange>
              </w:rPr>
            </w:pPr>
            <w:ins w:id="787" w:author="Thu HA" w:date="2026-04-13T14:31:00Z" w16du:dateUtc="2026-04-13T07:31:00Z">
              <w:r>
                <w:rPr>
                  <w:rFonts w:ascii="Times New Roman" w:hAnsi="Times New Roman" w:cs="Times New Roman"/>
                  <w:color w:val="000000"/>
                  <w:sz w:val="24"/>
                  <w:szCs w:val="24"/>
                  <w:shd w:val="clear" w:color="auto" w:fill="FFFFFF"/>
                </w:rPr>
                <w:t>Bên</w:t>
              </w:r>
              <w:r>
                <w:rPr>
                  <w:rFonts w:ascii="Times New Roman" w:hAnsi="Times New Roman" w:cs="Times New Roman"/>
                  <w:color w:val="000000"/>
                  <w:sz w:val="24"/>
                  <w:szCs w:val="24"/>
                  <w:shd w:val="clear" w:color="auto" w:fill="FFFFFF"/>
                  <w:lang w:val="vi-VN"/>
                </w:rPr>
                <w:t xml:space="preserve"> B tự ý thay đổi nhân sự (không xuất phát từ như cầu Bên A) quá </w:t>
              </w:r>
            </w:ins>
            <w:ins w:id="788" w:author="Thu HA" w:date="2026-04-13T14:32:00Z" w16du:dateUtc="2026-04-13T07:32:00Z">
              <w:r>
                <w:rPr>
                  <w:rFonts w:ascii="Times New Roman" w:hAnsi="Times New Roman" w:cs="Times New Roman"/>
                  <w:color w:val="000000"/>
                  <w:sz w:val="24"/>
                  <w:szCs w:val="24"/>
                  <w:shd w:val="clear" w:color="auto" w:fill="FFFFFF"/>
                  <w:lang w:val="vi-VN"/>
                </w:rPr>
                <w:t>03 lần/ tháng</w:t>
              </w:r>
            </w:ins>
          </w:p>
        </w:tc>
        <w:tc>
          <w:tcPr>
            <w:tcW w:w="2268" w:type="dxa"/>
            <w:vAlign w:val="center"/>
          </w:tcPr>
          <w:p w14:paraId="10E1395B" w14:textId="2CC3227F" w:rsidR="005F3E7C" w:rsidRDefault="005F3E7C">
            <w:pPr>
              <w:spacing w:line="276" w:lineRule="auto"/>
              <w:jc w:val="center"/>
              <w:rPr>
                <w:ins w:id="789" w:author="Thu HA" w:date="2026-04-13T14:31:00Z" w16du:dateUtc="2026-04-13T07:31:00Z"/>
                <w:rFonts w:ascii="Times New Roman" w:hAnsi="Times New Roman" w:cs="Times New Roman"/>
                <w:color w:val="000000"/>
                <w:sz w:val="24"/>
                <w:szCs w:val="24"/>
                <w:shd w:val="clear" w:color="auto" w:fill="FFFFFF"/>
              </w:rPr>
            </w:pPr>
            <w:ins w:id="790" w:author="Thu HA" w:date="2026-04-13T14:32:00Z" w16du:dateUtc="2026-04-13T07:32:00Z">
              <w:r>
                <w:rPr>
                  <w:rFonts w:ascii="Times New Roman" w:hAnsi="Times New Roman" w:cs="Times New Roman"/>
                  <w:color w:val="000000"/>
                  <w:sz w:val="24"/>
                  <w:szCs w:val="24"/>
                  <w:shd w:val="clear" w:color="auto" w:fill="FFFFFF"/>
                </w:rPr>
                <w:t>200.000 vnđ/tháng</w:t>
              </w:r>
            </w:ins>
          </w:p>
        </w:tc>
        <w:tc>
          <w:tcPr>
            <w:tcW w:w="2268" w:type="dxa"/>
            <w:vAlign w:val="center"/>
          </w:tcPr>
          <w:p w14:paraId="2B6200D2" w14:textId="3E8B699C" w:rsidR="005F3E7C" w:rsidRDefault="001712BB">
            <w:pPr>
              <w:spacing w:line="276" w:lineRule="auto"/>
              <w:jc w:val="center"/>
              <w:rPr>
                <w:ins w:id="791" w:author="Thu HA" w:date="2026-04-13T14:31:00Z" w16du:dateUtc="2026-04-13T07:31:00Z"/>
                <w:rFonts w:ascii="Times New Roman" w:hAnsi="Times New Roman" w:cs="Times New Roman"/>
                <w:color w:val="000000"/>
                <w:sz w:val="24"/>
                <w:szCs w:val="24"/>
                <w:shd w:val="clear" w:color="auto" w:fill="FFFFFF"/>
              </w:rPr>
            </w:pPr>
            <w:ins w:id="792" w:author="Thu HA" w:date="2026-04-13T14:34:00Z" w16du:dateUtc="2026-04-13T07:34:00Z">
              <w:r>
                <w:rPr>
                  <w:rFonts w:ascii="Times New Roman" w:hAnsi="Times New Roman" w:cs="Times New Roman"/>
                  <w:color w:val="000000"/>
                  <w:sz w:val="24"/>
                  <w:szCs w:val="24"/>
                  <w:shd w:val="clear" w:color="auto" w:fill="FFFFFF"/>
                </w:rPr>
                <w:t>3</w:t>
              </w:r>
            </w:ins>
            <w:ins w:id="793" w:author="Thu HA" w:date="2026-04-13T14:32:00Z" w16du:dateUtc="2026-04-13T07:32:00Z">
              <w:r w:rsidR="005F3E7C">
                <w:rPr>
                  <w:rFonts w:ascii="Times New Roman" w:hAnsi="Times New Roman" w:cs="Times New Roman"/>
                  <w:color w:val="000000"/>
                  <w:sz w:val="24"/>
                  <w:szCs w:val="24"/>
                  <w:shd w:val="clear" w:color="auto" w:fill="FFFFFF"/>
                </w:rPr>
                <w:t>00.000 vnđ/tháng</w:t>
              </w:r>
            </w:ins>
          </w:p>
        </w:tc>
        <w:tc>
          <w:tcPr>
            <w:tcW w:w="2410" w:type="dxa"/>
            <w:vAlign w:val="center"/>
          </w:tcPr>
          <w:p w14:paraId="69C64AEF" w14:textId="7A51A533" w:rsidR="005F3E7C" w:rsidRPr="005F3E7C" w:rsidRDefault="001712BB">
            <w:pPr>
              <w:spacing w:line="276" w:lineRule="auto"/>
              <w:jc w:val="center"/>
              <w:rPr>
                <w:ins w:id="794" w:author="Thu HA" w:date="2026-04-13T14:31:00Z" w16du:dateUtc="2026-04-13T07:31:00Z"/>
                <w:rFonts w:ascii="Times New Roman" w:hAnsi="Times New Roman" w:cs="Times New Roman"/>
                <w:color w:val="000000"/>
                <w:sz w:val="24"/>
                <w:szCs w:val="24"/>
                <w:shd w:val="clear" w:color="auto" w:fill="FFFFFF"/>
                <w:lang w:val="vi-VN"/>
                <w:rPrChange w:id="795" w:author="Thu HA" w:date="2026-04-13T14:32:00Z" w16du:dateUtc="2026-04-13T07:32:00Z">
                  <w:rPr>
                    <w:ins w:id="796" w:author="Thu HA" w:date="2026-04-13T14:31:00Z" w16du:dateUtc="2026-04-13T07:31:00Z"/>
                    <w:rFonts w:ascii="Times New Roman" w:hAnsi="Times New Roman" w:cs="Times New Roman"/>
                    <w:color w:val="000000"/>
                    <w:sz w:val="24"/>
                    <w:szCs w:val="24"/>
                    <w:shd w:val="clear" w:color="auto" w:fill="FFFFFF"/>
                  </w:rPr>
                </w:rPrChange>
              </w:rPr>
            </w:pPr>
            <w:ins w:id="797" w:author="Thu HA" w:date="2026-04-13T14:34:00Z" w16du:dateUtc="2026-04-13T07:34:00Z">
              <w:r>
                <w:rPr>
                  <w:rFonts w:ascii="Times New Roman" w:hAnsi="Times New Roman" w:cs="Times New Roman"/>
                  <w:color w:val="000000"/>
                  <w:sz w:val="24"/>
                  <w:szCs w:val="24"/>
                  <w:shd w:val="clear" w:color="auto" w:fill="FFFFFF"/>
                </w:rPr>
                <w:t>500.000 vnđ/</w:t>
              </w:r>
              <w:r>
                <w:rPr>
                  <w:rFonts w:ascii="Times New Roman" w:hAnsi="Times New Roman" w:cs="Times New Roman"/>
                  <w:color w:val="000000"/>
                  <w:sz w:val="24"/>
                  <w:szCs w:val="24"/>
                  <w:shd w:val="clear" w:color="auto" w:fill="FFFFFF"/>
                  <w:lang w:val="vi-VN"/>
                </w:rPr>
                <w:t xml:space="preserve"> trường hợp, buộc điều chuyển khỏi dự án</w:t>
              </w:r>
            </w:ins>
          </w:p>
        </w:tc>
      </w:tr>
      <w:tr w:rsidR="005F3E7C" w14:paraId="42769BE3" w14:textId="77777777" w:rsidTr="00C878FD">
        <w:trPr>
          <w:ins w:id="798" w:author="Thu HA" w:date="2026-04-13T14:31:00Z"/>
        </w:trPr>
        <w:tc>
          <w:tcPr>
            <w:tcW w:w="568" w:type="dxa"/>
            <w:vAlign w:val="center"/>
          </w:tcPr>
          <w:p w14:paraId="5B674A24" w14:textId="79C145AD" w:rsidR="005F3E7C" w:rsidRDefault="005F3E7C">
            <w:pPr>
              <w:spacing w:line="276" w:lineRule="auto"/>
              <w:jc w:val="center"/>
              <w:rPr>
                <w:ins w:id="799" w:author="Thu HA" w:date="2026-04-13T14:31:00Z" w16du:dateUtc="2026-04-13T07:31:00Z"/>
                <w:rFonts w:ascii="Times New Roman" w:hAnsi="Times New Roman" w:cs="Times New Roman"/>
                <w:color w:val="000000"/>
                <w:sz w:val="24"/>
                <w:szCs w:val="24"/>
                <w:shd w:val="clear" w:color="auto" w:fill="FFFFFF"/>
              </w:rPr>
            </w:pPr>
            <w:ins w:id="800" w:author="Thu HA" w:date="2026-04-13T14:33:00Z" w16du:dateUtc="2026-04-13T07:33:00Z">
              <w:r>
                <w:rPr>
                  <w:rFonts w:ascii="Times New Roman" w:hAnsi="Times New Roman" w:cs="Times New Roman"/>
                  <w:color w:val="000000"/>
                  <w:sz w:val="24"/>
                  <w:szCs w:val="24"/>
                  <w:shd w:val="clear" w:color="auto" w:fill="FFFFFF"/>
                </w:rPr>
                <w:t>13</w:t>
              </w:r>
            </w:ins>
          </w:p>
        </w:tc>
        <w:tc>
          <w:tcPr>
            <w:tcW w:w="3119" w:type="dxa"/>
          </w:tcPr>
          <w:p w14:paraId="24943107" w14:textId="335DF377" w:rsidR="005F3E7C" w:rsidRPr="005F3E7C" w:rsidRDefault="005F3E7C">
            <w:pPr>
              <w:spacing w:line="276" w:lineRule="auto"/>
              <w:jc w:val="both"/>
              <w:rPr>
                <w:ins w:id="801" w:author="Thu HA" w:date="2026-04-13T14:31:00Z" w16du:dateUtc="2026-04-13T07:31:00Z"/>
                <w:rFonts w:ascii="Times New Roman" w:hAnsi="Times New Roman" w:cs="Times New Roman"/>
                <w:color w:val="000000"/>
                <w:sz w:val="24"/>
                <w:szCs w:val="24"/>
                <w:shd w:val="clear" w:color="auto" w:fill="FFFFFF"/>
                <w:lang w:val="vi-VN"/>
                <w:rPrChange w:id="802" w:author="Thu HA" w:date="2026-04-13T14:33:00Z" w16du:dateUtc="2026-04-13T07:33:00Z">
                  <w:rPr>
                    <w:ins w:id="803" w:author="Thu HA" w:date="2026-04-13T14:31:00Z" w16du:dateUtc="2026-04-13T07:31:00Z"/>
                    <w:rFonts w:ascii="Times New Roman" w:hAnsi="Times New Roman" w:cs="Times New Roman"/>
                    <w:color w:val="000000"/>
                    <w:sz w:val="24"/>
                    <w:szCs w:val="24"/>
                    <w:shd w:val="clear" w:color="auto" w:fill="FFFFFF"/>
                  </w:rPr>
                </w:rPrChange>
              </w:rPr>
            </w:pPr>
            <w:ins w:id="804" w:author="Thu HA" w:date="2026-04-13T14:33:00Z" w16du:dateUtc="2026-04-13T07:33:00Z">
              <w:r>
                <w:rPr>
                  <w:rFonts w:ascii="Times New Roman" w:hAnsi="Times New Roman" w:cs="Times New Roman"/>
                  <w:color w:val="000000"/>
                  <w:sz w:val="24"/>
                  <w:szCs w:val="24"/>
                  <w:shd w:val="clear" w:color="auto" w:fill="FFFFFF"/>
                </w:rPr>
                <w:t>Gian</w:t>
              </w:r>
              <w:r>
                <w:rPr>
                  <w:rFonts w:ascii="Times New Roman" w:hAnsi="Times New Roman" w:cs="Times New Roman"/>
                  <w:color w:val="000000"/>
                  <w:sz w:val="24"/>
                  <w:szCs w:val="24"/>
                  <w:shd w:val="clear" w:color="auto" w:fill="FFFFFF"/>
                  <w:lang w:val="vi-VN"/>
                </w:rPr>
                <w:t xml:space="preserve"> lận, thiếu trung thực </w:t>
              </w:r>
              <w:r w:rsidR="001712BB">
                <w:rPr>
                  <w:rFonts w:ascii="Times New Roman" w:hAnsi="Times New Roman" w:cs="Times New Roman"/>
                  <w:color w:val="000000"/>
                  <w:sz w:val="24"/>
                  <w:szCs w:val="24"/>
                  <w:shd w:val="clear" w:color="auto" w:fill="FFFFFF"/>
                  <w:lang w:val="vi-VN"/>
                </w:rPr>
                <w:t xml:space="preserve">trong công tác phối hợp, báo cáo và trong suốt quá trình thực hiện công việc tại </w:t>
              </w:r>
            </w:ins>
            <w:ins w:id="805" w:author="Thu HA" w:date="2026-04-13T14:34:00Z" w16du:dateUtc="2026-04-13T07:34:00Z">
              <w:r w:rsidR="001712BB">
                <w:rPr>
                  <w:rFonts w:ascii="Times New Roman" w:hAnsi="Times New Roman" w:cs="Times New Roman"/>
                  <w:color w:val="000000"/>
                  <w:sz w:val="24"/>
                  <w:szCs w:val="24"/>
                  <w:shd w:val="clear" w:color="auto" w:fill="FFFFFF"/>
                  <w:lang w:val="vi-VN"/>
                </w:rPr>
                <w:t>KVVS</w:t>
              </w:r>
            </w:ins>
          </w:p>
        </w:tc>
        <w:tc>
          <w:tcPr>
            <w:tcW w:w="2268" w:type="dxa"/>
            <w:vAlign w:val="center"/>
          </w:tcPr>
          <w:p w14:paraId="6429AD3C" w14:textId="2037271F" w:rsidR="005F3E7C" w:rsidRDefault="001712BB">
            <w:pPr>
              <w:spacing w:line="276" w:lineRule="auto"/>
              <w:jc w:val="center"/>
              <w:rPr>
                <w:ins w:id="806" w:author="Thu HA" w:date="2026-04-13T14:31:00Z" w16du:dateUtc="2026-04-13T07:31:00Z"/>
                <w:rFonts w:ascii="Times New Roman" w:hAnsi="Times New Roman" w:cs="Times New Roman"/>
                <w:color w:val="000000"/>
                <w:sz w:val="24"/>
                <w:szCs w:val="24"/>
                <w:shd w:val="clear" w:color="auto" w:fill="FFFFFF"/>
              </w:rPr>
            </w:pPr>
            <w:ins w:id="807" w:author="Thu HA" w:date="2026-04-13T14:34:00Z" w16du:dateUtc="2026-04-13T07:34:00Z">
              <w:r>
                <w:rPr>
                  <w:rFonts w:ascii="Times New Roman" w:hAnsi="Times New Roman" w:cs="Times New Roman"/>
                  <w:color w:val="000000"/>
                  <w:sz w:val="24"/>
                  <w:szCs w:val="24"/>
                  <w:shd w:val="clear" w:color="auto" w:fill="FFFFFF"/>
                </w:rPr>
                <w:t>200.000 vnđ/tháng</w:t>
              </w:r>
            </w:ins>
          </w:p>
        </w:tc>
        <w:tc>
          <w:tcPr>
            <w:tcW w:w="2268" w:type="dxa"/>
            <w:vAlign w:val="center"/>
          </w:tcPr>
          <w:p w14:paraId="2DE7D2E1" w14:textId="104D1EDD" w:rsidR="005F3E7C" w:rsidRDefault="001712BB">
            <w:pPr>
              <w:spacing w:line="276" w:lineRule="auto"/>
              <w:jc w:val="center"/>
              <w:rPr>
                <w:ins w:id="808" w:author="Thu HA" w:date="2026-04-13T14:31:00Z" w16du:dateUtc="2026-04-13T07:31:00Z"/>
                <w:rFonts w:ascii="Times New Roman" w:hAnsi="Times New Roman" w:cs="Times New Roman"/>
                <w:color w:val="000000"/>
                <w:sz w:val="24"/>
                <w:szCs w:val="24"/>
                <w:shd w:val="clear" w:color="auto" w:fill="FFFFFF"/>
              </w:rPr>
            </w:pPr>
            <w:ins w:id="809" w:author="Thu HA" w:date="2026-04-13T14:34:00Z" w16du:dateUtc="2026-04-13T07:34:00Z">
              <w:r>
                <w:rPr>
                  <w:rFonts w:ascii="Times New Roman" w:hAnsi="Times New Roman" w:cs="Times New Roman"/>
                  <w:color w:val="000000"/>
                  <w:sz w:val="24"/>
                  <w:szCs w:val="24"/>
                  <w:shd w:val="clear" w:color="auto" w:fill="FFFFFF"/>
                </w:rPr>
                <w:t>300.000 vnđ/tháng</w:t>
              </w:r>
            </w:ins>
          </w:p>
        </w:tc>
        <w:tc>
          <w:tcPr>
            <w:tcW w:w="2410" w:type="dxa"/>
            <w:vAlign w:val="center"/>
          </w:tcPr>
          <w:p w14:paraId="3191D3C9" w14:textId="235D5FA1" w:rsidR="005F3E7C" w:rsidRDefault="001712BB">
            <w:pPr>
              <w:spacing w:line="276" w:lineRule="auto"/>
              <w:jc w:val="center"/>
              <w:rPr>
                <w:ins w:id="810" w:author="Thu HA" w:date="2026-04-13T14:31:00Z" w16du:dateUtc="2026-04-13T07:31:00Z"/>
                <w:rFonts w:ascii="Times New Roman" w:hAnsi="Times New Roman" w:cs="Times New Roman"/>
                <w:color w:val="000000"/>
                <w:sz w:val="24"/>
                <w:szCs w:val="24"/>
                <w:shd w:val="clear" w:color="auto" w:fill="FFFFFF"/>
              </w:rPr>
            </w:pPr>
            <w:ins w:id="811" w:author="Thu HA" w:date="2026-04-13T14:34:00Z" w16du:dateUtc="2026-04-13T07:34:00Z">
              <w:r>
                <w:rPr>
                  <w:rFonts w:ascii="Times New Roman" w:hAnsi="Times New Roman" w:cs="Times New Roman"/>
                  <w:color w:val="000000"/>
                  <w:sz w:val="24"/>
                  <w:szCs w:val="24"/>
                  <w:shd w:val="clear" w:color="auto" w:fill="FFFFFF"/>
                </w:rPr>
                <w:t>500.000 vnđ/</w:t>
              </w:r>
              <w:r>
                <w:rPr>
                  <w:rFonts w:ascii="Times New Roman" w:hAnsi="Times New Roman" w:cs="Times New Roman"/>
                  <w:color w:val="000000"/>
                  <w:sz w:val="24"/>
                  <w:szCs w:val="24"/>
                  <w:shd w:val="clear" w:color="auto" w:fill="FFFFFF"/>
                  <w:lang w:val="vi-VN"/>
                </w:rPr>
                <w:t xml:space="preserve"> trường hợp, buộc điều chuyển khỏi dự án</w:t>
              </w:r>
            </w:ins>
          </w:p>
        </w:tc>
      </w:tr>
      <w:tr w:rsidR="006D779A" w14:paraId="4507BB90" w14:textId="77777777" w:rsidTr="00C878FD">
        <w:trPr>
          <w:ins w:id="812" w:author="ttclandm" w:date="2025-12-17T14:45:00Z"/>
          <w:trPrChange w:id="813" w:author="ttclandm" w:date="2025-12-17T14:56:00Z">
            <w:trPr>
              <w:gridBefore w:val="2"/>
              <w:gridAfter w:val="0"/>
            </w:trPr>
          </w:trPrChange>
        </w:trPr>
        <w:tc>
          <w:tcPr>
            <w:tcW w:w="568" w:type="dxa"/>
            <w:vAlign w:val="center"/>
            <w:tcPrChange w:id="814" w:author="ttclandm" w:date="2025-12-17T14:56:00Z">
              <w:tcPr>
                <w:tcW w:w="562" w:type="dxa"/>
                <w:gridSpan w:val="2"/>
                <w:vAlign w:val="center"/>
              </w:tcPr>
            </w:tcPrChange>
          </w:tcPr>
          <w:p w14:paraId="0649FBE1" w14:textId="0526F328" w:rsidR="006D779A" w:rsidRPr="001712BB" w:rsidRDefault="006D779A">
            <w:pPr>
              <w:spacing w:line="276" w:lineRule="auto"/>
              <w:jc w:val="center"/>
              <w:rPr>
                <w:ins w:id="815" w:author="ttclandm" w:date="2025-12-17T14:45:00Z"/>
                <w:rFonts w:ascii="Times New Roman" w:hAnsi="Times New Roman" w:cs="Times New Roman"/>
                <w:color w:val="000000"/>
                <w:sz w:val="24"/>
                <w:szCs w:val="24"/>
                <w:shd w:val="clear" w:color="auto" w:fill="FFFFFF"/>
                <w:lang w:val="vi-VN"/>
                <w:rPrChange w:id="816" w:author="Thu HA" w:date="2026-04-13T14:34:00Z" w16du:dateUtc="2026-04-13T07:34:00Z">
                  <w:rPr>
                    <w:ins w:id="817" w:author="ttclandm" w:date="2025-12-17T14:45:00Z"/>
                    <w:rFonts w:ascii="Times New Roman" w:hAnsi="Times New Roman" w:cs="Times New Roman"/>
                    <w:color w:val="000000"/>
                    <w:sz w:val="24"/>
                    <w:szCs w:val="24"/>
                    <w:shd w:val="clear" w:color="auto" w:fill="FFFFFF"/>
                  </w:rPr>
                </w:rPrChange>
              </w:rPr>
              <w:pPrChange w:id="818" w:author="ttclandm" w:date="2025-12-17T14:55:00Z">
                <w:pPr>
                  <w:spacing w:after="80" w:line="276" w:lineRule="auto"/>
                  <w:jc w:val="center"/>
                </w:pPr>
              </w:pPrChange>
            </w:pPr>
            <w:ins w:id="819" w:author="ttclandm" w:date="2025-12-17T14:45:00Z">
              <w:del w:id="820" w:author="Thu HA" w:date="2026-04-13T14:34:00Z" w16du:dateUtc="2026-04-13T07:34:00Z">
                <w:r w:rsidDel="001712BB">
                  <w:rPr>
                    <w:rFonts w:ascii="Times New Roman" w:hAnsi="Times New Roman" w:cs="Times New Roman"/>
                    <w:color w:val="000000"/>
                    <w:sz w:val="24"/>
                    <w:szCs w:val="24"/>
                    <w:shd w:val="clear" w:color="auto" w:fill="FFFFFF"/>
                  </w:rPr>
                  <w:delText>12</w:delText>
                </w:r>
              </w:del>
            </w:ins>
            <w:ins w:id="821" w:author="Thu HA" w:date="2026-04-13T14:34:00Z" w16du:dateUtc="2026-04-13T07:34:00Z">
              <w:r w:rsidR="001712BB">
                <w:rPr>
                  <w:rFonts w:ascii="Times New Roman" w:hAnsi="Times New Roman" w:cs="Times New Roman"/>
                  <w:color w:val="000000"/>
                  <w:sz w:val="24"/>
                  <w:szCs w:val="24"/>
                  <w:shd w:val="clear" w:color="auto" w:fill="FFFFFF"/>
                </w:rPr>
                <w:t>4</w:t>
              </w:r>
            </w:ins>
          </w:p>
        </w:tc>
        <w:tc>
          <w:tcPr>
            <w:tcW w:w="3119" w:type="dxa"/>
            <w:tcPrChange w:id="822" w:author="ttclandm" w:date="2025-12-17T14:56:00Z">
              <w:tcPr>
                <w:tcW w:w="2689" w:type="dxa"/>
                <w:gridSpan w:val="4"/>
              </w:tcPr>
            </w:tcPrChange>
          </w:tcPr>
          <w:p w14:paraId="5F508E39" w14:textId="4BA231B2" w:rsidR="006D779A" w:rsidRDefault="006D779A">
            <w:pPr>
              <w:spacing w:line="276" w:lineRule="auto"/>
              <w:jc w:val="both"/>
              <w:rPr>
                <w:ins w:id="823" w:author="ttclandm" w:date="2025-12-17T14:45:00Z"/>
                <w:rFonts w:ascii="Times New Roman" w:hAnsi="Times New Roman" w:cs="Times New Roman"/>
                <w:color w:val="000000"/>
                <w:sz w:val="24"/>
                <w:szCs w:val="24"/>
                <w:shd w:val="clear" w:color="auto" w:fill="FFFFFF"/>
              </w:rPr>
              <w:pPrChange w:id="824" w:author="ttclandm" w:date="2025-12-17T14:55:00Z">
                <w:pPr>
                  <w:spacing w:after="80" w:line="276" w:lineRule="auto"/>
                  <w:jc w:val="both"/>
                </w:pPr>
              </w:pPrChange>
            </w:pPr>
            <w:ins w:id="825" w:author="ttclandm" w:date="2025-12-17T14:45:00Z">
              <w:r>
                <w:rPr>
                  <w:rFonts w:ascii="Times New Roman" w:hAnsi="Times New Roman" w:cs="Times New Roman"/>
                  <w:color w:val="000000"/>
                  <w:sz w:val="24"/>
                  <w:szCs w:val="24"/>
                  <w:shd w:val="clear" w:color="auto" w:fill="FFFFFF"/>
                </w:rPr>
                <w:t xml:space="preserve">Nhân viên Bên </w:t>
              </w:r>
            </w:ins>
            <w:ins w:id="826" w:author="ttclandm" w:date="2025-12-17T14:46:00Z">
              <w:r>
                <w:rPr>
                  <w:rFonts w:ascii="Times New Roman" w:hAnsi="Times New Roman" w:cs="Times New Roman"/>
                  <w:color w:val="000000"/>
                  <w:sz w:val="24"/>
                  <w:szCs w:val="24"/>
                  <w:shd w:val="clear" w:color="auto" w:fill="FFFFFF"/>
                </w:rPr>
                <w:t xml:space="preserve">B gây </w:t>
              </w:r>
            </w:ins>
            <w:ins w:id="827" w:author="ttclandm" w:date="2025-12-17T14:50:00Z">
              <w:r>
                <w:rPr>
                  <w:rFonts w:ascii="Times New Roman" w:hAnsi="Times New Roman" w:cs="Times New Roman"/>
                  <w:color w:val="000000"/>
                  <w:sz w:val="24"/>
                  <w:szCs w:val="24"/>
                  <w:shd w:val="clear" w:color="auto" w:fill="FFFFFF"/>
                </w:rPr>
                <w:t xml:space="preserve">hư hỏng tài sản của Bên </w:t>
              </w:r>
            </w:ins>
            <w:ins w:id="828" w:author="ttclandm" w:date="2025-12-17T14:51:00Z">
              <w:r>
                <w:rPr>
                  <w:rFonts w:ascii="Times New Roman" w:hAnsi="Times New Roman" w:cs="Times New Roman"/>
                  <w:color w:val="000000"/>
                  <w:sz w:val="24"/>
                  <w:szCs w:val="24"/>
                  <w:shd w:val="clear" w:color="auto" w:fill="FFFFFF"/>
                </w:rPr>
                <w:t xml:space="preserve">A, gây hư hỏng tài sản chung của chung cư </w:t>
              </w:r>
            </w:ins>
            <w:ins w:id="829" w:author="ttclandm" w:date="2025-12-17T14:50:00Z">
              <w:r>
                <w:rPr>
                  <w:rFonts w:ascii="Times New Roman" w:hAnsi="Times New Roman" w:cs="Times New Roman"/>
                  <w:color w:val="000000"/>
                  <w:sz w:val="24"/>
                  <w:szCs w:val="24"/>
                  <w:shd w:val="clear" w:color="auto" w:fill="FFFFFF"/>
                </w:rPr>
                <w:t>hoặc tài sản của bên thứ 3 (cư dân/khách hàng)</w:t>
              </w:r>
            </w:ins>
          </w:p>
        </w:tc>
        <w:tc>
          <w:tcPr>
            <w:tcW w:w="6946" w:type="dxa"/>
            <w:gridSpan w:val="3"/>
            <w:vAlign w:val="center"/>
            <w:tcPrChange w:id="830" w:author="ttclandm" w:date="2025-12-17T14:56:00Z">
              <w:tcPr>
                <w:tcW w:w="7087" w:type="dxa"/>
                <w:gridSpan w:val="8"/>
              </w:tcPr>
            </w:tcPrChange>
          </w:tcPr>
          <w:p w14:paraId="4ADE163B" w14:textId="2245667F" w:rsidR="006D779A" w:rsidRDefault="00C878FD">
            <w:pPr>
              <w:spacing w:line="276" w:lineRule="auto"/>
              <w:jc w:val="center"/>
              <w:rPr>
                <w:ins w:id="831" w:author="ttclandm" w:date="2025-12-17T14:45:00Z"/>
                <w:rFonts w:ascii="Times New Roman" w:hAnsi="Times New Roman" w:cs="Times New Roman"/>
                <w:color w:val="000000"/>
                <w:sz w:val="24"/>
                <w:szCs w:val="24"/>
                <w:shd w:val="clear" w:color="auto" w:fill="FFFFFF"/>
              </w:rPr>
              <w:pPrChange w:id="832" w:author="ttclandm" w:date="2025-12-17T14:55:00Z">
                <w:pPr>
                  <w:spacing w:after="80" w:line="276" w:lineRule="auto"/>
                  <w:jc w:val="both"/>
                </w:pPr>
              </w:pPrChange>
            </w:pPr>
            <w:ins w:id="833" w:author="ttclandm" w:date="2025-12-17T14:54:00Z">
              <w:r>
                <w:rPr>
                  <w:rFonts w:ascii="Times New Roman" w:hAnsi="Times New Roman" w:cs="Times New Roman"/>
                  <w:color w:val="000000"/>
                  <w:sz w:val="24"/>
                  <w:szCs w:val="24"/>
                  <w:shd w:val="clear" w:color="auto" w:fill="FFFFFF"/>
                </w:rPr>
                <w:t>Khắc phục hậu quả/ bồi hoàn/ trả lại nguyên trạng</w:t>
              </w:r>
            </w:ins>
          </w:p>
        </w:tc>
      </w:tr>
    </w:tbl>
    <w:p w14:paraId="0F3E4E31" w14:textId="199ECD29" w:rsidR="00C74142" w:rsidRPr="00535ADA" w:rsidRDefault="00535ADA">
      <w:pPr>
        <w:spacing w:after="80" w:line="276" w:lineRule="auto"/>
        <w:jc w:val="both"/>
        <w:rPr>
          <w:rFonts w:ascii="Times New Roman" w:hAnsi="Times New Roman" w:cs="Times New Roman"/>
          <w:b/>
          <w:bCs/>
          <w:sz w:val="24"/>
          <w:szCs w:val="24"/>
          <w:lang w:val="nl-NL"/>
          <w:rPrChange w:id="834" w:author="Thu HA" w:date="2026-04-13T14:35:00Z" w16du:dateUtc="2026-04-13T07:35:00Z">
            <w:rPr>
              <w:lang w:val="nl-NL"/>
            </w:rPr>
          </w:rPrChange>
        </w:rPr>
        <w:pPrChange w:id="835" w:author="ttclandm" w:date="2025-12-17T10:10:00Z">
          <w:pPr>
            <w:pStyle w:val="ListParagraph"/>
            <w:numPr>
              <w:numId w:val="8"/>
            </w:numPr>
            <w:spacing w:after="80" w:line="276" w:lineRule="auto"/>
            <w:ind w:left="567" w:hanging="567"/>
            <w:contextualSpacing w:val="0"/>
            <w:jc w:val="both"/>
          </w:pPr>
        </w:pPrChange>
      </w:pPr>
      <w:ins w:id="836" w:author="Thu HA" w:date="2026-04-13T14:35:00Z" w16du:dateUtc="2026-04-13T07:35:00Z">
        <w:r w:rsidRPr="00535ADA">
          <w:rPr>
            <w:rFonts w:ascii="Times New Roman" w:hAnsi="Times New Roman" w:cs="Times New Roman"/>
            <w:b/>
            <w:bCs/>
            <w:color w:val="000000"/>
            <w:sz w:val="24"/>
            <w:szCs w:val="24"/>
            <w:shd w:val="clear" w:color="auto" w:fill="FFFFFF"/>
            <w:rPrChange w:id="837" w:author="Thu HA" w:date="2026-04-13T14:35:00Z" w16du:dateUtc="2026-04-13T07:35:00Z">
              <w:rPr>
                <w:rFonts w:ascii="Times New Roman" w:hAnsi="Times New Roman" w:cs="Times New Roman"/>
                <w:color w:val="000000"/>
                <w:sz w:val="24"/>
                <w:szCs w:val="24"/>
                <w:shd w:val="clear" w:color="auto" w:fill="FFFFFF"/>
              </w:rPr>
            </w:rPrChange>
          </w:rPr>
          <w:t>7</w:t>
        </w:r>
        <w:r w:rsidRPr="00535ADA">
          <w:rPr>
            <w:rFonts w:ascii="Times New Roman" w:hAnsi="Times New Roman" w:cs="Times New Roman"/>
            <w:b/>
            <w:bCs/>
            <w:color w:val="000000"/>
            <w:sz w:val="24"/>
            <w:szCs w:val="24"/>
            <w:shd w:val="clear" w:color="auto" w:fill="FFFFFF"/>
            <w:lang w:val="vi-VN"/>
            <w:rPrChange w:id="838" w:author="Thu HA" w:date="2026-04-13T14:35:00Z" w16du:dateUtc="2026-04-13T07:35:00Z">
              <w:rPr>
                <w:rFonts w:ascii="Times New Roman" w:hAnsi="Times New Roman" w:cs="Times New Roman"/>
                <w:color w:val="000000"/>
                <w:sz w:val="24"/>
                <w:szCs w:val="24"/>
                <w:shd w:val="clear" w:color="auto" w:fill="FFFFFF"/>
                <w:lang w:val="vi-VN"/>
              </w:rPr>
            </w:rPrChange>
          </w:rPr>
          <w:t xml:space="preserve">.2. </w:t>
        </w:r>
        <w:r>
          <w:rPr>
            <w:rFonts w:ascii="Times New Roman" w:hAnsi="Times New Roman" w:cs="Times New Roman"/>
            <w:color w:val="000000"/>
            <w:sz w:val="24"/>
            <w:szCs w:val="24"/>
            <w:shd w:val="clear" w:color="auto" w:fill="FFFFFF"/>
          </w:rPr>
          <w:t>Nếu</w:t>
        </w:r>
        <w:r>
          <w:rPr>
            <w:rFonts w:ascii="Times New Roman" w:hAnsi="Times New Roman" w:cs="Times New Roman"/>
            <w:color w:val="000000"/>
            <w:sz w:val="24"/>
            <w:szCs w:val="24"/>
            <w:shd w:val="clear" w:color="auto" w:fill="FFFFFF"/>
            <w:lang w:val="vi-VN"/>
          </w:rPr>
          <w:t xml:space="preserve"> Bên B vi phạm những trường hợp nêu tại khoản 7.1 quá 04 </w:t>
        </w:r>
      </w:ins>
      <w:ins w:id="839" w:author="Thu HA" w:date="2026-04-13T14:36:00Z" w16du:dateUtc="2026-04-13T07:36:00Z">
        <w:r>
          <w:rPr>
            <w:rFonts w:ascii="Times New Roman" w:hAnsi="Times New Roman" w:cs="Times New Roman"/>
            <w:color w:val="000000"/>
            <w:sz w:val="24"/>
            <w:szCs w:val="24"/>
            <w:shd w:val="clear" w:color="auto" w:fill="FFFFFF"/>
            <w:lang w:val="vi-VN"/>
          </w:rPr>
          <w:t xml:space="preserve">lần/ tháng (và/ hoặc quá 06 lần/ 02 tháng liền kề) và/ hoặc đối với trường hợp </w:t>
        </w:r>
      </w:ins>
      <w:ins w:id="840" w:author="Thu HA" w:date="2026-04-13T14:37:00Z" w16du:dateUtc="2026-04-13T07:37:00Z">
        <w:r>
          <w:rPr>
            <w:rFonts w:ascii="Times New Roman" w:hAnsi="Times New Roman" w:cs="Times New Roman"/>
            <w:color w:val="000000"/>
            <w:sz w:val="24"/>
            <w:szCs w:val="24"/>
            <w:shd w:val="clear" w:color="auto" w:fill="FFFFFF"/>
            <w:lang w:val="vi-VN"/>
          </w:rPr>
          <w:t>gây thiệt hại vật chất (có biên bản hiện trường xác nhận sự việc của hai bên) thì Bên B phải chịu phạt vi phạm Hợp đồng tương đương 8%</w:t>
        </w:r>
      </w:ins>
      <w:ins w:id="841" w:author="Thu HA" w:date="2026-04-13T14:38:00Z" w16du:dateUtc="2026-04-13T07:38:00Z">
        <w:r>
          <w:rPr>
            <w:rFonts w:ascii="Times New Roman" w:hAnsi="Times New Roman" w:cs="Times New Roman"/>
            <w:color w:val="000000"/>
            <w:sz w:val="24"/>
            <w:szCs w:val="24"/>
            <w:shd w:val="clear" w:color="auto" w:fill="FFFFFF"/>
            <w:lang w:val="vi-VN"/>
          </w:rPr>
          <w:t xml:space="preserve"> giá trị hiện tại trong tháng đó, đồng thời </w:t>
        </w:r>
      </w:ins>
      <w:ins w:id="842" w:author="Thu HA" w:date="2026-04-13T14:43:00Z" w16du:dateUtc="2026-04-13T07:43:00Z">
        <w:r w:rsidR="004238F4">
          <w:rPr>
            <w:rFonts w:ascii="Times New Roman" w:hAnsi="Times New Roman" w:cs="Times New Roman"/>
            <w:color w:val="000000"/>
            <w:sz w:val="24"/>
            <w:szCs w:val="24"/>
            <w:shd w:val="clear" w:color="auto" w:fill="FFFFFF"/>
            <w:lang w:val="vi-VN"/>
          </w:rPr>
          <w:t>Bên</w:t>
        </w:r>
      </w:ins>
      <w:ins w:id="843" w:author="Thu HA" w:date="2026-04-13T14:38:00Z" w16du:dateUtc="2026-04-13T07:38:00Z">
        <w:r>
          <w:rPr>
            <w:rFonts w:ascii="Times New Roman" w:hAnsi="Times New Roman" w:cs="Times New Roman"/>
            <w:color w:val="000000"/>
            <w:sz w:val="24"/>
            <w:szCs w:val="24"/>
            <w:shd w:val="clear" w:color="auto" w:fill="FFFFFF"/>
            <w:lang w:val="vi-VN"/>
          </w:rPr>
          <w:t xml:space="preserve"> B có trách nhiệm bồi thường thiệt hại theo nội dung </w:t>
        </w:r>
      </w:ins>
      <w:ins w:id="844" w:author="Thu HA" w:date="2026-04-13T14:39:00Z" w16du:dateUtc="2026-04-13T07:39:00Z">
        <w:r>
          <w:rPr>
            <w:rFonts w:ascii="Times New Roman" w:hAnsi="Times New Roman" w:cs="Times New Roman"/>
            <w:color w:val="000000"/>
            <w:sz w:val="24"/>
            <w:szCs w:val="24"/>
            <w:shd w:val="clear" w:color="auto" w:fill="FFFFFF"/>
            <w:lang w:val="vi-VN"/>
          </w:rPr>
          <w:t>nêu tại khoản 7.1. Ngoài ra, bên A có quyền đơn phương chấm dứt Hợp đồng này với bên B trong trường hợp trên.</w:t>
        </w:r>
      </w:ins>
      <w:del w:id="845" w:author="ttclandm" w:date="2025-12-17T10:10:00Z">
        <w:r w:rsidR="00C74142" w:rsidRPr="00535ADA" w:rsidDel="00F9063E">
          <w:rPr>
            <w:rFonts w:ascii="Times New Roman" w:hAnsi="Times New Roman" w:cs="Times New Roman"/>
            <w:b/>
            <w:bCs/>
            <w:color w:val="000000"/>
            <w:sz w:val="24"/>
            <w:szCs w:val="24"/>
            <w:shd w:val="clear" w:color="auto" w:fill="FFFFFF"/>
            <w:rPrChange w:id="846" w:author="Thu HA" w:date="2026-04-13T14:35:00Z" w16du:dateUtc="2026-04-13T07:35:00Z">
              <w:rPr>
                <w:shd w:val="clear" w:color="auto" w:fill="FFFFFF"/>
              </w:rPr>
            </w:rPrChange>
          </w:rPr>
          <w:delText xml:space="preserve"> </w:delText>
        </w:r>
      </w:del>
    </w:p>
    <w:p w14:paraId="644A676B" w14:textId="4E17A323" w:rsidR="00C74142" w:rsidRPr="00C74142" w:rsidRDefault="00C74142" w:rsidP="00C74142">
      <w:pPr>
        <w:keepNext/>
        <w:spacing w:line="276" w:lineRule="auto"/>
        <w:jc w:val="both"/>
        <w:outlineLvl w:val="0"/>
        <w:rPr>
          <w:rFonts w:ascii="Times New Roman" w:hAnsi="Times New Roman" w:cs="Times New Roman"/>
          <w:b/>
          <w:sz w:val="24"/>
          <w:szCs w:val="24"/>
          <w:lang w:val="nl-NL"/>
        </w:rPr>
      </w:pPr>
      <w:r w:rsidRPr="00C74142">
        <w:rPr>
          <w:rFonts w:ascii="Times New Roman" w:hAnsi="Times New Roman" w:cs="Times New Roman"/>
          <w:b/>
          <w:sz w:val="24"/>
          <w:szCs w:val="24"/>
          <w:lang w:val="nl-NL"/>
        </w:rPr>
        <w:lastRenderedPageBreak/>
        <w:t xml:space="preserve">ĐIỀU </w:t>
      </w:r>
      <w:ins w:id="847" w:author="ttclandm" w:date="2025-12-17T14:43:00Z">
        <w:r w:rsidR="006D779A">
          <w:rPr>
            <w:rFonts w:ascii="Times New Roman" w:hAnsi="Times New Roman" w:cs="Times New Roman"/>
            <w:b/>
            <w:sz w:val="24"/>
            <w:szCs w:val="24"/>
            <w:lang w:val="nl-NL"/>
          </w:rPr>
          <w:t>8</w:t>
        </w:r>
      </w:ins>
      <w:del w:id="848" w:author="ttclandm" w:date="2025-12-17T14:43:00Z">
        <w:r w:rsidRPr="00C74142" w:rsidDel="006D779A">
          <w:rPr>
            <w:rFonts w:ascii="Times New Roman" w:hAnsi="Times New Roman" w:cs="Times New Roman"/>
            <w:b/>
            <w:sz w:val="24"/>
            <w:szCs w:val="24"/>
            <w:lang w:val="nl-NL"/>
          </w:rPr>
          <w:delText>7</w:delText>
        </w:r>
      </w:del>
      <w:r w:rsidRPr="00C74142">
        <w:rPr>
          <w:rFonts w:ascii="Times New Roman" w:hAnsi="Times New Roman" w:cs="Times New Roman"/>
          <w:b/>
          <w:sz w:val="24"/>
          <w:szCs w:val="24"/>
          <w:lang w:val="nl-NL"/>
        </w:rPr>
        <w:t>: PHÁP LUẬT ĐIỀU CHỈNH VÀ GIẢI QUYẾT TRANH CHẤP</w:t>
      </w:r>
    </w:p>
    <w:p w14:paraId="156E67DD" w14:textId="77777777" w:rsidR="00C74142" w:rsidRPr="0075087F" w:rsidRDefault="00C74142" w:rsidP="00C74142">
      <w:pPr>
        <w:pStyle w:val="ListParagraph"/>
        <w:numPr>
          <w:ilvl w:val="0"/>
          <w:numId w:val="14"/>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Hợp Đồng này sẽ được điều chỉnh bởi pháp luật Việt Nam.</w:t>
      </w:r>
    </w:p>
    <w:p w14:paraId="479343A7" w14:textId="77777777" w:rsidR="00C74142" w:rsidRPr="001C0358" w:rsidRDefault="00C74142" w:rsidP="00C74142">
      <w:pPr>
        <w:pStyle w:val="ListParagraph"/>
        <w:numPr>
          <w:ilvl w:val="0"/>
          <w:numId w:val="14"/>
        </w:numPr>
        <w:spacing w:after="80" w:line="276" w:lineRule="auto"/>
        <w:ind w:left="567" w:hanging="567"/>
        <w:contextualSpacing w:val="0"/>
        <w:jc w:val="both"/>
        <w:rPr>
          <w:rFonts w:ascii="Times New Roman" w:hAnsi="Times New Roman" w:cs="Times New Roman"/>
          <w:sz w:val="24"/>
          <w:szCs w:val="24"/>
          <w:lang w:val="nl-NL"/>
        </w:rPr>
      </w:pPr>
      <w:r>
        <w:rPr>
          <w:rFonts w:ascii="Times New Roman" w:hAnsi="Times New Roman" w:cs="Times New Roman"/>
          <w:sz w:val="24"/>
          <w:szCs w:val="24"/>
          <w:lang w:val="nl-NL"/>
        </w:rPr>
        <w:t>Các</w:t>
      </w:r>
      <w:r w:rsidRPr="0075087F">
        <w:rPr>
          <w:rFonts w:ascii="Times New Roman" w:hAnsi="Times New Roman" w:cs="Times New Roman"/>
          <w:sz w:val="24"/>
          <w:szCs w:val="24"/>
          <w:lang w:val="nl-NL"/>
        </w:rPr>
        <w:t xml:space="preserve"> tranh chấp phát sinh có liên quan đến Hợp Đồng này sẽ được giải quyết </w:t>
      </w:r>
      <w:r>
        <w:rPr>
          <w:rFonts w:ascii="Times New Roman" w:hAnsi="Times New Roman" w:cs="Times New Roman"/>
          <w:sz w:val="24"/>
          <w:szCs w:val="24"/>
          <w:lang w:val="nl-NL"/>
        </w:rPr>
        <w:t>bằng</w:t>
      </w:r>
      <w:r w:rsidRPr="0075087F">
        <w:rPr>
          <w:rFonts w:ascii="Times New Roman" w:hAnsi="Times New Roman" w:cs="Times New Roman"/>
          <w:sz w:val="24"/>
          <w:szCs w:val="24"/>
          <w:lang w:val="nl-NL"/>
        </w:rPr>
        <w:t xml:space="preserve"> thương lượng trên tinh thần hợp tác giữa hai Bên</w:t>
      </w:r>
      <w:r w:rsidRPr="001C0358">
        <w:rPr>
          <w:rFonts w:ascii="Times New Roman" w:hAnsi="Times New Roman" w:cs="Times New Roman"/>
          <w:sz w:val="24"/>
          <w:szCs w:val="24"/>
          <w:lang w:val="nl-NL"/>
        </w:rPr>
        <w:t>. Nếu không thể thương lượng được và/hoặc tranh chấp không được giải quyết trong vòng 30 (ba mươi) ngày kể từ ngày một Bên thông báo cho Bên kia về tranh chấp phát sinh, các Bên có thể khởi kiện ra tòa án có thẩm quyền tại TP. Hồ Chí Minh để giải quyết.</w:t>
      </w:r>
    </w:p>
    <w:p w14:paraId="77974A9C" w14:textId="406EEF05" w:rsidR="00C74142" w:rsidRPr="0075087F" w:rsidRDefault="00C74142" w:rsidP="00C74142">
      <w:pPr>
        <w:keepNext/>
        <w:spacing w:line="276" w:lineRule="auto"/>
        <w:jc w:val="both"/>
        <w:outlineLvl w:val="0"/>
        <w:rPr>
          <w:rFonts w:ascii="Times New Roman" w:hAnsi="Times New Roman" w:cs="Times New Roman"/>
          <w:b/>
          <w:sz w:val="24"/>
          <w:szCs w:val="24"/>
          <w:lang w:val="nl-NL"/>
        </w:rPr>
      </w:pPr>
      <w:r w:rsidRPr="0075087F">
        <w:rPr>
          <w:rFonts w:ascii="Times New Roman" w:hAnsi="Times New Roman" w:cs="Times New Roman"/>
          <w:b/>
          <w:sz w:val="24"/>
          <w:szCs w:val="24"/>
          <w:lang w:val="nl-NL"/>
        </w:rPr>
        <w:t xml:space="preserve">ĐIỀU </w:t>
      </w:r>
      <w:del w:id="849" w:author="ttclandm" w:date="2025-12-17T14:44:00Z">
        <w:r w:rsidRPr="0075087F" w:rsidDel="006D779A">
          <w:rPr>
            <w:rFonts w:ascii="Times New Roman" w:hAnsi="Times New Roman" w:cs="Times New Roman"/>
            <w:b/>
            <w:sz w:val="24"/>
            <w:szCs w:val="24"/>
            <w:lang w:val="nl-NL"/>
          </w:rPr>
          <w:delText>8</w:delText>
        </w:r>
      </w:del>
      <w:ins w:id="850" w:author="ttclandm" w:date="2025-12-17T14:44:00Z">
        <w:r w:rsidR="006D779A">
          <w:rPr>
            <w:rFonts w:ascii="Times New Roman" w:hAnsi="Times New Roman" w:cs="Times New Roman"/>
            <w:b/>
            <w:sz w:val="24"/>
            <w:szCs w:val="24"/>
            <w:lang w:val="nl-NL"/>
          </w:rPr>
          <w:t>9</w:t>
        </w:r>
      </w:ins>
      <w:r w:rsidRPr="0075087F">
        <w:rPr>
          <w:rFonts w:ascii="Times New Roman" w:hAnsi="Times New Roman" w:cs="Times New Roman"/>
          <w:b/>
          <w:sz w:val="24"/>
          <w:szCs w:val="24"/>
          <w:lang w:val="nl-NL"/>
        </w:rPr>
        <w:t>: CÁC TRƯỜNG HỢP CHẤM DỨT HỢP ĐỒNG</w:t>
      </w:r>
    </w:p>
    <w:p w14:paraId="021646ED" w14:textId="77777777" w:rsidR="00C74142" w:rsidRPr="0075087F" w:rsidRDefault="00C74142" w:rsidP="00C74142">
      <w:pPr>
        <w:pStyle w:val="ListParagraph"/>
        <w:numPr>
          <w:ilvl w:val="1"/>
          <w:numId w:val="11"/>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Hợp </w:t>
      </w:r>
      <w:r>
        <w:rPr>
          <w:rFonts w:ascii="Times New Roman" w:hAnsi="Times New Roman" w:cs="Times New Roman"/>
          <w:sz w:val="24"/>
          <w:szCs w:val="24"/>
          <w:lang w:val="nl-NL"/>
        </w:rPr>
        <w:t>Đ</w:t>
      </w:r>
      <w:r w:rsidRPr="0075087F">
        <w:rPr>
          <w:rFonts w:ascii="Times New Roman" w:hAnsi="Times New Roman" w:cs="Times New Roman"/>
          <w:sz w:val="24"/>
          <w:szCs w:val="24"/>
          <w:lang w:val="nl-NL"/>
        </w:rPr>
        <w:t>ồng chấm dứt hiệu lực khi:</w:t>
      </w:r>
    </w:p>
    <w:p w14:paraId="2BAB9624" w14:textId="77777777" w:rsidR="00C74142" w:rsidRPr="004C1ECF" w:rsidRDefault="00C74142" w:rsidP="00C74142">
      <w:pPr>
        <w:pStyle w:val="ListParagraph"/>
        <w:numPr>
          <w:ilvl w:val="0"/>
          <w:numId w:val="29"/>
        </w:numPr>
        <w:shd w:val="clear" w:color="auto" w:fill="FFFFFF"/>
        <w:spacing w:line="276" w:lineRule="auto"/>
        <w:ind w:left="1134" w:hanging="567"/>
        <w:contextualSpacing w:val="0"/>
        <w:jc w:val="both"/>
        <w:rPr>
          <w:rFonts w:ascii="Times New Roman" w:hAnsi="Times New Roman" w:cs="Times New Roman"/>
          <w:sz w:val="24"/>
          <w:szCs w:val="24"/>
        </w:rPr>
      </w:pPr>
      <w:r w:rsidRPr="004C1ECF">
        <w:rPr>
          <w:rFonts w:ascii="Times New Roman" w:hAnsi="Times New Roman" w:cs="Times New Roman"/>
          <w:sz w:val="24"/>
          <w:szCs w:val="24"/>
        </w:rPr>
        <w:t>Trường hợp một bên hoặc cả hai bên có văn bản đề nghị không tự động gia hạn hợp đồng theo khoản 2.2 Điều 2 Hợp đồng này thì Hợp đồng sẽ chấm dứt vào ngày hết hạn Hợp Đồng hoặc hết bất kỳ thời gian gia hạn nào sau đó;</w:t>
      </w:r>
    </w:p>
    <w:p w14:paraId="70ABA4B7" w14:textId="77777777" w:rsidR="00C74142" w:rsidRPr="00A12052" w:rsidRDefault="00C74142" w:rsidP="00C74142">
      <w:pPr>
        <w:pStyle w:val="ListParagraph"/>
        <w:numPr>
          <w:ilvl w:val="0"/>
          <w:numId w:val="29"/>
        </w:numPr>
        <w:shd w:val="clear" w:color="auto" w:fill="FFFFFF"/>
        <w:spacing w:line="276" w:lineRule="auto"/>
        <w:ind w:left="1134" w:hanging="567"/>
        <w:contextualSpacing w:val="0"/>
        <w:jc w:val="both"/>
        <w:rPr>
          <w:rFonts w:ascii="Times New Roman" w:hAnsi="Times New Roman" w:cs="Times New Roman"/>
          <w:sz w:val="24"/>
          <w:szCs w:val="24"/>
        </w:rPr>
      </w:pPr>
      <w:r>
        <w:rPr>
          <w:rFonts w:ascii="Times New Roman" w:hAnsi="Times New Roman" w:cs="Times New Roman"/>
          <w:sz w:val="24"/>
          <w:szCs w:val="24"/>
          <w:lang w:val="nl-NL"/>
        </w:rPr>
        <w:t>Theo thỏa thuận của hai Bên</w:t>
      </w:r>
      <w:r w:rsidRPr="0075087F">
        <w:rPr>
          <w:rFonts w:ascii="Times New Roman" w:hAnsi="Times New Roman" w:cs="Times New Roman"/>
          <w:sz w:val="24"/>
          <w:szCs w:val="24"/>
          <w:lang w:val="nl-NL"/>
        </w:rPr>
        <w:t>;</w:t>
      </w:r>
    </w:p>
    <w:p w14:paraId="03DAF5D2" w14:textId="77777777" w:rsidR="00C74142" w:rsidRPr="00AA0EC1" w:rsidRDefault="00C74142" w:rsidP="00C74142">
      <w:pPr>
        <w:pStyle w:val="ListParagraph"/>
        <w:numPr>
          <w:ilvl w:val="0"/>
          <w:numId w:val="29"/>
        </w:numPr>
        <w:shd w:val="clear" w:color="auto" w:fill="FFFFFF"/>
        <w:spacing w:line="276" w:lineRule="auto"/>
        <w:ind w:left="1134" w:hanging="567"/>
        <w:contextualSpacing w:val="0"/>
        <w:jc w:val="both"/>
        <w:rPr>
          <w:rFonts w:ascii="Times New Roman" w:hAnsi="Times New Roman" w:cs="Times New Roman"/>
          <w:sz w:val="24"/>
          <w:szCs w:val="24"/>
        </w:rPr>
      </w:pPr>
      <w:r w:rsidRPr="0075087F">
        <w:rPr>
          <w:rFonts w:ascii="Times New Roman" w:hAnsi="Times New Roman" w:cs="Times New Roman"/>
          <w:sz w:val="24"/>
          <w:szCs w:val="24"/>
          <w:lang w:val="nl-NL"/>
        </w:rPr>
        <w:t>Một trong Hai Bên bị phá sản hoặc giải thể theo qu</w:t>
      </w:r>
      <w:r>
        <w:rPr>
          <w:rFonts w:ascii="Times New Roman" w:hAnsi="Times New Roman" w:cs="Times New Roman"/>
          <w:sz w:val="24"/>
          <w:szCs w:val="24"/>
          <w:lang w:val="nl-NL"/>
        </w:rPr>
        <w:t>y định của pháp luật;</w:t>
      </w:r>
    </w:p>
    <w:p w14:paraId="02153E27" w14:textId="77777777" w:rsidR="00C74142" w:rsidRPr="0075087F" w:rsidRDefault="00C74142" w:rsidP="00C74142">
      <w:pPr>
        <w:pStyle w:val="ListParagraph"/>
        <w:numPr>
          <w:ilvl w:val="0"/>
          <w:numId w:val="29"/>
        </w:numPr>
        <w:shd w:val="clear" w:color="auto" w:fill="FFFFFF"/>
        <w:spacing w:line="276" w:lineRule="auto"/>
        <w:ind w:left="1134" w:hanging="567"/>
        <w:contextualSpacing w:val="0"/>
        <w:jc w:val="both"/>
        <w:rPr>
          <w:rFonts w:ascii="Times New Roman" w:hAnsi="Times New Roman" w:cs="Times New Roman"/>
          <w:sz w:val="24"/>
          <w:szCs w:val="24"/>
        </w:rPr>
      </w:pPr>
      <w:r>
        <w:rPr>
          <w:rFonts w:ascii="Times New Roman" w:hAnsi="Times New Roman" w:cs="Times New Roman"/>
          <w:sz w:val="24"/>
          <w:szCs w:val="24"/>
          <w:lang w:val="nl-NL"/>
        </w:rPr>
        <w:t>Trường hợp khác do pháp luật quy định.</w:t>
      </w:r>
    </w:p>
    <w:p w14:paraId="03FE0EE0" w14:textId="77777777" w:rsidR="00C74142" w:rsidRPr="008A65F6" w:rsidRDefault="00C74142" w:rsidP="00C74142">
      <w:pPr>
        <w:pStyle w:val="ListParagraph"/>
        <w:numPr>
          <w:ilvl w:val="1"/>
          <w:numId w:val="11"/>
        </w:numPr>
        <w:spacing w:line="276" w:lineRule="auto"/>
        <w:ind w:left="567" w:hanging="567"/>
        <w:contextualSpacing w:val="0"/>
        <w:jc w:val="both"/>
        <w:rPr>
          <w:rFonts w:ascii="Times New Roman" w:hAnsi="Times New Roman" w:cs="Times New Roman"/>
          <w:sz w:val="24"/>
          <w:szCs w:val="24"/>
          <w:lang w:val="nl-NL"/>
        </w:rPr>
      </w:pPr>
      <w:r w:rsidRPr="008A65F6">
        <w:rPr>
          <w:rFonts w:ascii="Times New Roman" w:hAnsi="Times New Roman" w:cs="Times New Roman"/>
          <w:sz w:val="24"/>
          <w:szCs w:val="24"/>
          <w:lang w:val="nl-NL"/>
        </w:rPr>
        <w:t xml:space="preserve">Bên A có thể ngay lập tức </w:t>
      </w:r>
      <w:r w:rsidRPr="008A65F6">
        <w:rPr>
          <w:rFonts w:ascii="Times New Roman" w:hAnsi="Times New Roman" w:cs="Times New Roman"/>
          <w:sz w:val="24"/>
          <w:szCs w:val="24"/>
        </w:rPr>
        <w:t>và bất cứ lúc nào</w:t>
      </w:r>
      <w:r w:rsidRPr="008A65F6">
        <w:rPr>
          <w:rFonts w:ascii="Times New Roman" w:hAnsi="Times New Roman" w:cs="Times New Roman"/>
          <w:sz w:val="24"/>
          <w:szCs w:val="24"/>
          <w:lang w:val="nl-NL"/>
        </w:rPr>
        <w:t xml:space="preserve"> đơn phương chấm dứt Hợp Đồng mà không phải </w:t>
      </w:r>
      <w:r>
        <w:rPr>
          <w:rFonts w:ascii="Times New Roman" w:hAnsi="Times New Roman" w:cs="Times New Roman"/>
          <w:sz w:val="24"/>
          <w:szCs w:val="24"/>
          <w:lang w:val="nl-NL"/>
        </w:rPr>
        <w:t xml:space="preserve">báo trước cũng như không </w:t>
      </w:r>
      <w:r w:rsidRPr="008A65F6">
        <w:rPr>
          <w:rFonts w:ascii="Times New Roman" w:hAnsi="Times New Roman" w:cs="Times New Roman"/>
          <w:sz w:val="24"/>
          <w:szCs w:val="24"/>
          <w:lang w:val="nl-NL"/>
        </w:rPr>
        <w:t xml:space="preserve">chịu bất kỳ chế tài nào </w:t>
      </w:r>
      <w:r w:rsidRPr="008A65F6">
        <w:rPr>
          <w:rFonts w:ascii="Times New Roman" w:hAnsi="Times New Roman" w:cs="Times New Roman"/>
          <w:sz w:val="24"/>
          <w:szCs w:val="24"/>
        </w:rPr>
        <w:t>nếu:</w:t>
      </w:r>
    </w:p>
    <w:p w14:paraId="448D5D67" w14:textId="77777777" w:rsidR="00C74142" w:rsidRPr="00806B88"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sidRPr="00806B88">
        <w:rPr>
          <w:rFonts w:ascii="Times New Roman" w:hAnsi="Times New Roman" w:cs="Times New Roman"/>
          <w:sz w:val="24"/>
          <w:szCs w:val="24"/>
          <w:lang w:val="nl-NL"/>
        </w:rPr>
        <w:t>Bên B không còn chức năng cung cấp Dịch Vụ theo quy định của pháp luật;</w:t>
      </w:r>
    </w:p>
    <w:p w14:paraId="7E450176" w14:textId="77777777" w:rsidR="00C74142" w:rsidRPr="001C0358"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sidRPr="00806B88">
        <w:rPr>
          <w:rFonts w:ascii="Times New Roman" w:hAnsi="Times New Roman" w:cs="Times New Roman"/>
          <w:sz w:val="24"/>
          <w:szCs w:val="24"/>
          <w:lang w:val="nl-NL"/>
        </w:rPr>
        <w:t xml:space="preserve">Bên A không còn là đơn vị quản lý vận hành tại Tòa </w:t>
      </w:r>
      <w:r w:rsidRPr="001C0358">
        <w:rPr>
          <w:rFonts w:ascii="Times New Roman" w:hAnsi="Times New Roman" w:cs="Times New Roman"/>
          <w:sz w:val="24"/>
          <w:szCs w:val="24"/>
          <w:lang w:val="nl-NL"/>
        </w:rPr>
        <w:t>Nhà/ KVVS;</w:t>
      </w:r>
    </w:p>
    <w:p w14:paraId="3856009B" w14:textId="77777777" w:rsidR="00C74142" w:rsidRPr="001C0358"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pacing w:val="-2"/>
          <w:sz w:val="24"/>
          <w:szCs w:val="24"/>
          <w:lang w:val="nl-NL"/>
        </w:rPr>
      </w:pPr>
      <w:r w:rsidRPr="001C0358">
        <w:rPr>
          <w:rFonts w:ascii="Times New Roman" w:hAnsi="Times New Roman" w:cs="Times New Roman"/>
          <w:spacing w:val="-2"/>
          <w:sz w:val="24"/>
          <w:szCs w:val="24"/>
          <w:lang w:val="nl-NL"/>
        </w:rPr>
        <w:t>Có yêu cầu từ phía Chủ đầu tư /Ban quản trị Tòa Nhà</w:t>
      </w:r>
      <w:r w:rsidRPr="001C0358">
        <w:rPr>
          <w:rFonts w:ascii="Times New Roman" w:hAnsi="Times New Roman" w:cs="Times New Roman"/>
          <w:sz w:val="24"/>
          <w:szCs w:val="24"/>
          <w:lang w:val="nl-NL"/>
        </w:rPr>
        <w:t>/ KVVS</w:t>
      </w:r>
      <w:r w:rsidRPr="001C0358">
        <w:rPr>
          <w:rFonts w:ascii="Times New Roman" w:hAnsi="Times New Roman" w:cs="Times New Roman"/>
          <w:spacing w:val="-2"/>
          <w:sz w:val="24"/>
          <w:szCs w:val="24"/>
          <w:lang w:val="nl-NL"/>
        </w:rPr>
        <w:t xml:space="preserve"> về việc thay thế đơn vị cung cấp Dịch Vụ khác hoặc có khiếu nại của cư dân về chất lượng cung cấp Dịch Vụ của Bên B;</w:t>
      </w:r>
    </w:p>
    <w:p w14:paraId="56621426" w14:textId="77777777" w:rsidR="00C74142"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sidRPr="001C0358">
        <w:rPr>
          <w:rFonts w:ascii="Times New Roman" w:hAnsi="Times New Roman" w:cs="Times New Roman"/>
          <w:sz w:val="24"/>
          <w:szCs w:val="24"/>
          <w:lang w:val="nl-NL"/>
        </w:rPr>
        <w:t xml:space="preserve">Bên B chuyển nhượng công việc/Hợp Đồng này cho bên thứ ba mà không có sự đồng ý bằng văn bản của Bên A; </w:t>
      </w:r>
    </w:p>
    <w:p w14:paraId="0BABC77B" w14:textId="77777777" w:rsidR="00C74142" w:rsidRPr="001C0358"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Pr>
          <w:rFonts w:ascii="Times New Roman" w:hAnsi="Times New Roman" w:cs="Times New Roman"/>
          <w:sz w:val="24"/>
          <w:szCs w:val="24"/>
          <w:lang w:val="nl-NL"/>
        </w:rPr>
        <w:t xml:space="preserve">Bên B hoặc nhân viên của Bên B tổ chức đình công, lãn công, ngừng việc tập thể với bất cứ ký do gì gây ngưng trệ công việc dịch vụ theo hợp đồng; </w:t>
      </w:r>
    </w:p>
    <w:p w14:paraId="58106CB5" w14:textId="77777777" w:rsidR="00C74142"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sidRPr="001C0358">
        <w:rPr>
          <w:rFonts w:ascii="Times New Roman" w:hAnsi="Times New Roman" w:cs="Times New Roman"/>
          <w:sz w:val="24"/>
          <w:szCs w:val="24"/>
          <w:lang w:val="nl-NL"/>
        </w:rPr>
        <w:t>Bên B thay đổi nhân sự quá 05 (năm) lần/tháng;</w:t>
      </w:r>
    </w:p>
    <w:p w14:paraId="09275059" w14:textId="77777777" w:rsidR="00C74142" w:rsidRPr="001C0358"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rPr>
        <w:t xml:space="preserve">Dịch </w:t>
      </w:r>
      <w:r>
        <w:rPr>
          <w:rFonts w:ascii="Times New Roman" w:hAnsi="Times New Roman" w:cs="Times New Roman"/>
          <w:sz w:val="24"/>
          <w:szCs w:val="24"/>
        </w:rPr>
        <w:t>V</w:t>
      </w:r>
      <w:r w:rsidRPr="0075087F">
        <w:rPr>
          <w:rFonts w:ascii="Times New Roman" w:hAnsi="Times New Roman" w:cs="Times New Roman"/>
          <w:sz w:val="24"/>
          <w:szCs w:val="24"/>
        </w:rPr>
        <w:t xml:space="preserve">ụ không được cung cấp </w:t>
      </w:r>
      <w:r>
        <w:rPr>
          <w:rFonts w:ascii="Times New Roman" w:hAnsi="Times New Roman" w:cs="Times New Roman"/>
          <w:sz w:val="24"/>
          <w:szCs w:val="24"/>
        </w:rPr>
        <w:t>theo như Điều 3 Hợp đồng, Bên A đã nhắc nhở nhưng vẫn không khắc phục trong vòng 10 ngày;</w:t>
      </w:r>
    </w:p>
    <w:p w14:paraId="44420BB9" w14:textId="3466BB8E" w:rsidR="00C74142" w:rsidRDefault="00C74142" w:rsidP="00C74142">
      <w:pPr>
        <w:pStyle w:val="ListParagraph"/>
        <w:numPr>
          <w:ilvl w:val="0"/>
          <w:numId w:val="15"/>
        </w:numPr>
        <w:spacing w:line="276" w:lineRule="auto"/>
        <w:ind w:left="1134" w:hanging="567"/>
        <w:contextualSpacing w:val="0"/>
        <w:jc w:val="both"/>
        <w:rPr>
          <w:rFonts w:ascii="Times New Roman" w:hAnsi="Times New Roman" w:cs="Times New Roman"/>
          <w:sz w:val="24"/>
          <w:szCs w:val="24"/>
          <w:lang w:val="nl-NL"/>
        </w:rPr>
      </w:pPr>
      <w:r>
        <w:rPr>
          <w:rFonts w:ascii="Times New Roman" w:hAnsi="Times New Roman" w:cs="Times New Roman"/>
          <w:sz w:val="24"/>
          <w:szCs w:val="24"/>
          <w:lang w:val="nl-NL"/>
        </w:rPr>
        <w:t>Theo quy định tại</w:t>
      </w:r>
      <w:ins w:id="851" w:author="Thu HA" w:date="2026-04-13T14:41:00Z" w16du:dateUtc="2026-04-13T07:41:00Z">
        <w:r w:rsidR="004238F4">
          <w:rPr>
            <w:rFonts w:ascii="Times New Roman" w:hAnsi="Times New Roman" w:cs="Times New Roman"/>
            <w:sz w:val="24"/>
            <w:szCs w:val="24"/>
            <w:lang w:val="vi-VN"/>
          </w:rPr>
          <w:t xml:space="preserve"> </w:t>
        </w:r>
      </w:ins>
      <w:del w:id="852" w:author="Thu HA" w:date="2026-04-13T14:41:00Z" w16du:dateUtc="2026-04-13T07:41:00Z">
        <w:r w:rsidDel="004238F4">
          <w:rPr>
            <w:rFonts w:ascii="Times New Roman" w:hAnsi="Times New Roman" w:cs="Times New Roman"/>
            <w:sz w:val="24"/>
            <w:szCs w:val="24"/>
            <w:lang w:val="nl-NL"/>
          </w:rPr>
          <w:delText xml:space="preserve"> khoản 5.7</w:delText>
        </w:r>
        <w:r w:rsidRPr="001C0358" w:rsidDel="004238F4">
          <w:rPr>
            <w:rFonts w:ascii="Times New Roman" w:hAnsi="Times New Roman" w:cs="Times New Roman"/>
            <w:sz w:val="24"/>
            <w:szCs w:val="24"/>
            <w:lang w:val="nl-NL"/>
          </w:rPr>
          <w:delText xml:space="preserve"> Điều 5 </w:delText>
        </w:r>
      </w:del>
      <w:r w:rsidRPr="001C0358">
        <w:rPr>
          <w:rFonts w:ascii="Times New Roman" w:hAnsi="Times New Roman" w:cs="Times New Roman"/>
          <w:sz w:val="24"/>
          <w:szCs w:val="24"/>
          <w:lang w:val="nl-NL"/>
        </w:rPr>
        <w:t>Hợp Đồng</w:t>
      </w:r>
    </w:p>
    <w:p w14:paraId="0B83DFF6" w14:textId="00792636" w:rsidR="00C74142" w:rsidRPr="0075087F" w:rsidRDefault="00C74142" w:rsidP="00C74142">
      <w:pPr>
        <w:pStyle w:val="ListParagraph"/>
        <w:numPr>
          <w:ilvl w:val="1"/>
          <w:numId w:val="11"/>
        </w:numPr>
        <w:spacing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Ngoài các trường hợp quy định tại </w:t>
      </w:r>
      <w:r>
        <w:rPr>
          <w:rFonts w:ascii="Times New Roman" w:hAnsi="Times New Roman" w:cs="Times New Roman"/>
          <w:sz w:val="24"/>
          <w:szCs w:val="24"/>
          <w:lang w:val="nl-NL"/>
        </w:rPr>
        <w:t xml:space="preserve">khoản </w:t>
      </w:r>
      <w:ins w:id="853" w:author="ttclandm" w:date="2025-12-17T14:45:00Z">
        <w:r w:rsidR="006D779A">
          <w:rPr>
            <w:rFonts w:ascii="Times New Roman" w:hAnsi="Times New Roman" w:cs="Times New Roman"/>
            <w:sz w:val="24"/>
            <w:szCs w:val="24"/>
            <w:lang w:val="nl-NL"/>
          </w:rPr>
          <w:t>9.</w:t>
        </w:r>
      </w:ins>
      <w:del w:id="854" w:author="ttclandm" w:date="2025-12-17T14:45:00Z">
        <w:r w:rsidRPr="0075087F" w:rsidDel="006D779A">
          <w:rPr>
            <w:rFonts w:ascii="Times New Roman" w:hAnsi="Times New Roman" w:cs="Times New Roman"/>
            <w:sz w:val="24"/>
            <w:szCs w:val="24"/>
            <w:lang w:val="nl-NL"/>
          </w:rPr>
          <w:delText>8.</w:delText>
        </w:r>
      </w:del>
      <w:r w:rsidRPr="0075087F">
        <w:rPr>
          <w:rFonts w:ascii="Times New Roman" w:hAnsi="Times New Roman" w:cs="Times New Roman"/>
          <w:sz w:val="24"/>
          <w:szCs w:val="24"/>
          <w:lang w:val="nl-NL"/>
        </w:rPr>
        <w:t>2</w:t>
      </w:r>
      <w:r>
        <w:rPr>
          <w:rFonts w:ascii="Times New Roman" w:hAnsi="Times New Roman" w:cs="Times New Roman"/>
          <w:sz w:val="24"/>
          <w:szCs w:val="24"/>
          <w:lang w:val="nl-NL"/>
        </w:rPr>
        <w:t xml:space="preserve"> Điều này</w:t>
      </w:r>
      <w:r w:rsidRPr="0075087F">
        <w:rPr>
          <w:rFonts w:ascii="Times New Roman" w:hAnsi="Times New Roman" w:cs="Times New Roman"/>
          <w:sz w:val="24"/>
          <w:szCs w:val="24"/>
          <w:lang w:val="nl-NL"/>
        </w:rPr>
        <w:t xml:space="preserve">, Bên A được quyền đơn phương chấm dứt </w:t>
      </w:r>
      <w:r>
        <w:rPr>
          <w:rFonts w:ascii="Times New Roman" w:hAnsi="Times New Roman" w:cs="Times New Roman"/>
          <w:sz w:val="24"/>
          <w:szCs w:val="24"/>
          <w:lang w:val="nl-NL"/>
        </w:rPr>
        <w:t>H</w:t>
      </w:r>
      <w:r w:rsidRPr="0075087F">
        <w:rPr>
          <w:rFonts w:ascii="Times New Roman" w:hAnsi="Times New Roman" w:cs="Times New Roman"/>
          <w:sz w:val="24"/>
          <w:szCs w:val="24"/>
          <w:lang w:val="nl-NL"/>
        </w:rPr>
        <w:t xml:space="preserve">ợp </w:t>
      </w:r>
      <w:r>
        <w:rPr>
          <w:rFonts w:ascii="Times New Roman" w:hAnsi="Times New Roman" w:cs="Times New Roman"/>
          <w:sz w:val="24"/>
          <w:szCs w:val="24"/>
          <w:lang w:val="nl-NL"/>
        </w:rPr>
        <w:t>Đ</w:t>
      </w:r>
      <w:r w:rsidRPr="0075087F">
        <w:rPr>
          <w:rFonts w:ascii="Times New Roman" w:hAnsi="Times New Roman" w:cs="Times New Roman"/>
          <w:sz w:val="24"/>
          <w:szCs w:val="24"/>
          <w:lang w:val="nl-NL"/>
        </w:rPr>
        <w:t xml:space="preserve">ồng trước thời hạn và </w:t>
      </w:r>
      <w:r>
        <w:rPr>
          <w:rFonts w:ascii="Times New Roman" w:hAnsi="Times New Roman" w:cs="Times New Roman"/>
          <w:sz w:val="24"/>
          <w:szCs w:val="24"/>
          <w:lang w:val="nl-NL"/>
        </w:rPr>
        <w:t xml:space="preserve">phải </w:t>
      </w:r>
      <w:r w:rsidRPr="0075087F">
        <w:rPr>
          <w:rFonts w:ascii="Times New Roman" w:hAnsi="Times New Roman" w:cs="Times New Roman"/>
          <w:sz w:val="24"/>
          <w:szCs w:val="24"/>
          <w:lang w:val="nl-NL"/>
        </w:rPr>
        <w:t xml:space="preserve">thông báo bằng văn bản cho Bên B biết trước 30 </w:t>
      </w:r>
      <w:r>
        <w:rPr>
          <w:rFonts w:ascii="Times New Roman" w:hAnsi="Times New Roman" w:cs="Times New Roman"/>
          <w:sz w:val="24"/>
          <w:szCs w:val="24"/>
          <w:lang w:val="nl-NL"/>
        </w:rPr>
        <w:t xml:space="preserve">(ba mươi) </w:t>
      </w:r>
      <w:r w:rsidRPr="0075087F">
        <w:rPr>
          <w:rFonts w:ascii="Times New Roman" w:hAnsi="Times New Roman" w:cs="Times New Roman"/>
          <w:sz w:val="24"/>
          <w:szCs w:val="24"/>
          <w:lang w:val="nl-NL"/>
        </w:rPr>
        <w:t>ngày trong các trường hợp sau:</w:t>
      </w:r>
    </w:p>
    <w:p w14:paraId="5D338E86" w14:textId="77777777" w:rsidR="00C74142" w:rsidRPr="001C0358" w:rsidRDefault="00C74142" w:rsidP="00C74142">
      <w:pPr>
        <w:pStyle w:val="ListParagraph"/>
        <w:numPr>
          <w:ilvl w:val="0"/>
          <w:numId w:val="16"/>
        </w:numPr>
        <w:spacing w:line="276" w:lineRule="auto"/>
        <w:ind w:left="1134" w:hanging="567"/>
        <w:contextualSpacing w:val="0"/>
        <w:jc w:val="both"/>
        <w:rPr>
          <w:rFonts w:ascii="Times New Roman" w:hAnsi="Times New Roman" w:cs="Times New Roman"/>
          <w:sz w:val="24"/>
          <w:szCs w:val="24"/>
        </w:rPr>
      </w:pPr>
      <w:r w:rsidRPr="00806B88">
        <w:rPr>
          <w:rFonts w:ascii="Times New Roman" w:hAnsi="Times New Roman" w:cs="Times New Roman"/>
          <w:sz w:val="24"/>
          <w:szCs w:val="24"/>
          <w:lang w:val="nl-NL"/>
        </w:rPr>
        <w:t xml:space="preserve">Bên B vi phạm bất kỳ nghĩa vụ trong Hợp Đồng và đã được Bên A nhắc nhở bằng văn </w:t>
      </w:r>
      <w:r w:rsidRPr="001C0358">
        <w:rPr>
          <w:rFonts w:ascii="Times New Roman" w:hAnsi="Times New Roman" w:cs="Times New Roman"/>
          <w:sz w:val="24"/>
          <w:szCs w:val="24"/>
          <w:lang w:val="nl-NL"/>
        </w:rPr>
        <w:t>bản mà không khắc phục;</w:t>
      </w:r>
    </w:p>
    <w:p w14:paraId="1DEF8053" w14:textId="77777777" w:rsidR="00C74142" w:rsidRPr="001C0358" w:rsidRDefault="00C74142" w:rsidP="00C74142">
      <w:pPr>
        <w:pStyle w:val="ListParagraph"/>
        <w:numPr>
          <w:ilvl w:val="0"/>
          <w:numId w:val="16"/>
        </w:numPr>
        <w:spacing w:line="276" w:lineRule="auto"/>
        <w:ind w:left="1134" w:hanging="567"/>
        <w:contextualSpacing w:val="0"/>
        <w:jc w:val="both"/>
        <w:rPr>
          <w:rFonts w:ascii="Times New Roman" w:hAnsi="Times New Roman" w:cs="Times New Roman"/>
          <w:sz w:val="24"/>
          <w:szCs w:val="24"/>
        </w:rPr>
      </w:pPr>
      <w:r w:rsidRPr="001C0358">
        <w:rPr>
          <w:rFonts w:ascii="Times New Roman" w:hAnsi="Times New Roman" w:cs="Times New Roman"/>
          <w:sz w:val="24"/>
          <w:szCs w:val="24"/>
          <w:lang w:val="nl-NL"/>
        </w:rPr>
        <w:t>Theo quy định tại điểm b khoản 4.1 Điều 4 Hợp Đồng này;</w:t>
      </w:r>
    </w:p>
    <w:p w14:paraId="081ABB3C" w14:textId="77777777" w:rsidR="00C74142" w:rsidRPr="001C0358" w:rsidRDefault="00C74142" w:rsidP="00C74142">
      <w:pPr>
        <w:pStyle w:val="ListParagraph"/>
        <w:numPr>
          <w:ilvl w:val="0"/>
          <w:numId w:val="16"/>
        </w:numPr>
        <w:spacing w:line="276" w:lineRule="auto"/>
        <w:ind w:left="1134" w:hanging="567"/>
        <w:contextualSpacing w:val="0"/>
        <w:jc w:val="both"/>
        <w:rPr>
          <w:rFonts w:ascii="Times New Roman" w:hAnsi="Times New Roman" w:cs="Times New Roman"/>
          <w:sz w:val="24"/>
          <w:szCs w:val="24"/>
        </w:rPr>
      </w:pPr>
      <w:r w:rsidRPr="0075087F">
        <w:rPr>
          <w:rFonts w:ascii="Times New Roman" w:hAnsi="Times New Roman" w:cs="Times New Roman"/>
          <w:sz w:val="24"/>
          <w:szCs w:val="24"/>
          <w:lang w:val="nl-NL"/>
        </w:rPr>
        <w:t>Bên B/</w:t>
      </w:r>
      <w:r>
        <w:rPr>
          <w:rFonts w:ascii="Times New Roman" w:hAnsi="Times New Roman" w:cs="Times New Roman"/>
          <w:sz w:val="24"/>
          <w:szCs w:val="24"/>
          <w:lang w:val="nl-NL"/>
        </w:rPr>
        <w:t>N</w:t>
      </w:r>
      <w:r w:rsidRPr="0075087F">
        <w:rPr>
          <w:rFonts w:ascii="Times New Roman" w:hAnsi="Times New Roman" w:cs="Times New Roman"/>
          <w:sz w:val="24"/>
          <w:szCs w:val="24"/>
          <w:lang w:val="nl-NL"/>
        </w:rPr>
        <w:t xml:space="preserve">hân </w:t>
      </w:r>
      <w:r>
        <w:rPr>
          <w:rFonts w:ascii="Times New Roman" w:hAnsi="Times New Roman" w:cs="Times New Roman"/>
          <w:sz w:val="24"/>
          <w:szCs w:val="24"/>
          <w:lang w:val="nl-NL"/>
        </w:rPr>
        <w:t>V</w:t>
      </w:r>
      <w:r w:rsidRPr="0075087F">
        <w:rPr>
          <w:rFonts w:ascii="Times New Roman" w:hAnsi="Times New Roman" w:cs="Times New Roman"/>
          <w:sz w:val="24"/>
          <w:szCs w:val="24"/>
          <w:lang w:val="nl-NL"/>
        </w:rPr>
        <w:t xml:space="preserve">iên Bên B thiếu trách nhiệm gây nên sự cố hoặc thiệt hại vật chất, gây phiền hà cho sinh hoạt hàng ngày của cư dân đang sinh sống tại </w:t>
      </w:r>
      <w:r>
        <w:rPr>
          <w:rFonts w:ascii="Times New Roman" w:hAnsi="Times New Roman" w:cs="Times New Roman"/>
          <w:sz w:val="24"/>
          <w:szCs w:val="24"/>
          <w:lang w:val="nl-NL"/>
        </w:rPr>
        <w:t xml:space="preserve">Tòa </w:t>
      </w:r>
      <w:r w:rsidRPr="001C0358">
        <w:rPr>
          <w:rFonts w:ascii="Times New Roman" w:hAnsi="Times New Roman" w:cs="Times New Roman"/>
          <w:sz w:val="24"/>
          <w:szCs w:val="24"/>
          <w:lang w:val="nl-NL"/>
        </w:rPr>
        <w:t>Nhà/ KVVS (đã được Bên A thông báo nhắc nhở bằng văn bản) mà không khắc phục, gây mất uy tín hoặc làm đình trệ, ngưng trệ hoạt động kinh doanh của Bên A tại Tòa Nhà/ KVVS.</w:t>
      </w:r>
    </w:p>
    <w:p w14:paraId="048DA06D" w14:textId="77777777" w:rsidR="00C74142" w:rsidRPr="0075087F" w:rsidRDefault="00C74142" w:rsidP="00C74142">
      <w:pPr>
        <w:pStyle w:val="ListParagraph"/>
        <w:numPr>
          <w:ilvl w:val="1"/>
          <w:numId w:val="11"/>
        </w:numPr>
        <w:spacing w:line="276" w:lineRule="auto"/>
        <w:ind w:left="567" w:hanging="567"/>
        <w:contextualSpacing w:val="0"/>
        <w:jc w:val="both"/>
        <w:rPr>
          <w:rFonts w:ascii="Times New Roman" w:hAnsi="Times New Roman" w:cs="Times New Roman"/>
          <w:sz w:val="24"/>
          <w:szCs w:val="24"/>
          <w:lang w:val="nl-NL"/>
        </w:rPr>
      </w:pPr>
      <w:r w:rsidRPr="001C0358">
        <w:rPr>
          <w:rFonts w:ascii="Times New Roman" w:hAnsi="Times New Roman" w:cs="Times New Roman"/>
          <w:sz w:val="24"/>
          <w:szCs w:val="24"/>
          <w:lang w:val="nl-NL"/>
        </w:rPr>
        <w:t>Bên B được quyền đơn phương chấm dứt Hợp Đồng trước thời hạn và phải thông báo bằng</w:t>
      </w:r>
      <w:r w:rsidRPr="0075087F">
        <w:rPr>
          <w:rFonts w:ascii="Times New Roman" w:hAnsi="Times New Roman" w:cs="Times New Roman"/>
          <w:sz w:val="24"/>
          <w:szCs w:val="24"/>
          <w:lang w:val="nl-NL"/>
        </w:rPr>
        <w:t xml:space="preserve"> văn bản cho Bên A biết trước 30</w:t>
      </w:r>
      <w:r>
        <w:rPr>
          <w:rFonts w:ascii="Times New Roman" w:hAnsi="Times New Roman" w:cs="Times New Roman"/>
          <w:sz w:val="24"/>
          <w:szCs w:val="24"/>
          <w:lang w:val="nl-NL"/>
        </w:rPr>
        <w:t xml:space="preserve"> (ba mươi)</w:t>
      </w:r>
      <w:r w:rsidRPr="0075087F">
        <w:rPr>
          <w:rFonts w:ascii="Times New Roman" w:hAnsi="Times New Roman" w:cs="Times New Roman"/>
          <w:sz w:val="24"/>
          <w:szCs w:val="24"/>
          <w:lang w:val="nl-NL"/>
        </w:rPr>
        <w:t xml:space="preserve"> ngày trong các trường hợp sau:</w:t>
      </w:r>
    </w:p>
    <w:p w14:paraId="48502ED8" w14:textId="77777777" w:rsidR="00C74142" w:rsidRPr="0075087F" w:rsidRDefault="00C74142" w:rsidP="00C74142">
      <w:pPr>
        <w:pStyle w:val="ListParagraph"/>
        <w:numPr>
          <w:ilvl w:val="0"/>
          <w:numId w:val="17"/>
        </w:numPr>
        <w:spacing w:line="276" w:lineRule="auto"/>
        <w:ind w:left="1134" w:hanging="567"/>
        <w:contextualSpacing w:val="0"/>
        <w:jc w:val="both"/>
        <w:rPr>
          <w:rFonts w:ascii="Times New Roman" w:hAnsi="Times New Roman" w:cs="Times New Roman"/>
          <w:sz w:val="24"/>
          <w:szCs w:val="24"/>
        </w:rPr>
      </w:pPr>
      <w:r>
        <w:rPr>
          <w:rFonts w:ascii="Times New Roman" w:hAnsi="Times New Roman" w:cs="Times New Roman"/>
          <w:sz w:val="24"/>
          <w:szCs w:val="24"/>
          <w:lang w:val="nl-NL"/>
        </w:rPr>
        <w:t>Bên A vi phạm nghiêm trọng</w:t>
      </w:r>
      <w:r w:rsidRPr="0075087F">
        <w:rPr>
          <w:rFonts w:ascii="Times New Roman" w:hAnsi="Times New Roman" w:cs="Times New Roman"/>
          <w:sz w:val="24"/>
          <w:szCs w:val="24"/>
          <w:lang w:val="nl-NL"/>
        </w:rPr>
        <w:t xml:space="preserve"> nghĩa vụ được quy định tại Điều 5 của Hợp Đồng này, </w:t>
      </w:r>
      <w:r>
        <w:rPr>
          <w:rFonts w:ascii="Times New Roman" w:hAnsi="Times New Roman" w:cs="Times New Roman"/>
          <w:sz w:val="24"/>
          <w:szCs w:val="24"/>
          <w:lang w:val="nl-NL"/>
        </w:rPr>
        <w:t xml:space="preserve">Bên B </w:t>
      </w:r>
      <w:r w:rsidRPr="0075087F">
        <w:rPr>
          <w:rFonts w:ascii="Times New Roman" w:hAnsi="Times New Roman" w:cs="Times New Roman"/>
          <w:sz w:val="24"/>
          <w:szCs w:val="24"/>
          <w:lang w:val="nl-NL"/>
        </w:rPr>
        <w:t>đã gửi văn bản nhắc nhở đến ba</w:t>
      </w:r>
      <w:r>
        <w:rPr>
          <w:rFonts w:ascii="Times New Roman" w:hAnsi="Times New Roman" w:cs="Times New Roman"/>
          <w:sz w:val="24"/>
          <w:szCs w:val="24"/>
          <w:lang w:val="nl-NL"/>
        </w:rPr>
        <w:t xml:space="preserve"> lần</w:t>
      </w:r>
      <w:r w:rsidRPr="0075087F">
        <w:rPr>
          <w:rFonts w:ascii="Times New Roman" w:hAnsi="Times New Roman" w:cs="Times New Roman"/>
          <w:sz w:val="24"/>
          <w:szCs w:val="24"/>
          <w:lang w:val="nl-NL"/>
        </w:rPr>
        <w:t xml:space="preserve"> về cùng một vấn đề mà vẫn không khắc phục;</w:t>
      </w:r>
    </w:p>
    <w:p w14:paraId="4721E59E" w14:textId="77777777" w:rsidR="00C74142" w:rsidRPr="0075087F" w:rsidRDefault="00C74142" w:rsidP="00C74142">
      <w:pPr>
        <w:pStyle w:val="ListParagraph"/>
        <w:numPr>
          <w:ilvl w:val="0"/>
          <w:numId w:val="17"/>
        </w:numPr>
        <w:spacing w:line="276" w:lineRule="auto"/>
        <w:ind w:left="1134" w:hanging="567"/>
        <w:contextualSpacing w:val="0"/>
        <w:jc w:val="both"/>
        <w:rPr>
          <w:rFonts w:ascii="Times New Roman" w:hAnsi="Times New Roman" w:cs="Times New Roman"/>
          <w:sz w:val="24"/>
          <w:szCs w:val="24"/>
        </w:rPr>
      </w:pPr>
      <w:r w:rsidRPr="0075087F">
        <w:rPr>
          <w:rFonts w:ascii="Times New Roman" w:hAnsi="Times New Roman" w:cs="Times New Roman"/>
          <w:sz w:val="24"/>
          <w:szCs w:val="24"/>
          <w:lang w:val="nl-NL"/>
        </w:rPr>
        <w:lastRenderedPageBreak/>
        <w:t xml:space="preserve">Bên A không thanh toán </w:t>
      </w:r>
      <w:r>
        <w:rPr>
          <w:rFonts w:ascii="Times New Roman" w:hAnsi="Times New Roman" w:cs="Times New Roman"/>
          <w:sz w:val="24"/>
          <w:szCs w:val="24"/>
          <w:lang w:val="nl-NL"/>
        </w:rPr>
        <w:t>Phí Dịch Vụ</w:t>
      </w:r>
      <w:r w:rsidRPr="0075087F">
        <w:rPr>
          <w:rFonts w:ascii="Times New Roman" w:hAnsi="Times New Roman" w:cs="Times New Roman"/>
          <w:sz w:val="24"/>
          <w:szCs w:val="24"/>
          <w:lang w:val="nl-NL"/>
        </w:rPr>
        <w:t xml:space="preserve"> theo </w:t>
      </w:r>
      <w:r>
        <w:rPr>
          <w:rFonts w:ascii="Times New Roman" w:hAnsi="Times New Roman" w:cs="Times New Roman"/>
          <w:sz w:val="24"/>
          <w:szCs w:val="24"/>
          <w:lang w:val="nl-NL"/>
        </w:rPr>
        <w:t xml:space="preserve">quy định </w:t>
      </w:r>
      <w:r w:rsidRPr="0075087F">
        <w:rPr>
          <w:rFonts w:ascii="Times New Roman" w:hAnsi="Times New Roman" w:cs="Times New Roman"/>
          <w:sz w:val="24"/>
          <w:szCs w:val="24"/>
          <w:lang w:val="nl-NL"/>
        </w:rPr>
        <w:t xml:space="preserve">Hợp Đồng này </w:t>
      </w:r>
      <w:r>
        <w:rPr>
          <w:rFonts w:ascii="Times New Roman" w:hAnsi="Times New Roman" w:cs="Times New Roman"/>
          <w:sz w:val="24"/>
          <w:szCs w:val="24"/>
          <w:lang w:val="nl-NL"/>
        </w:rPr>
        <w:t xml:space="preserve">mà không có lý do chính đáng. </w:t>
      </w:r>
      <w:r w:rsidRPr="0075087F">
        <w:rPr>
          <w:rFonts w:ascii="Times New Roman" w:hAnsi="Times New Roman" w:cs="Times New Roman"/>
          <w:sz w:val="24"/>
          <w:szCs w:val="24"/>
          <w:lang w:val="nl-NL"/>
        </w:rPr>
        <w:t xml:space="preserve">Bên B </w:t>
      </w:r>
      <w:r>
        <w:rPr>
          <w:rFonts w:ascii="Times New Roman" w:hAnsi="Times New Roman" w:cs="Times New Roman"/>
          <w:sz w:val="24"/>
          <w:szCs w:val="24"/>
          <w:lang w:val="nl-NL"/>
        </w:rPr>
        <w:t xml:space="preserve">đã gửi </w:t>
      </w:r>
      <w:r w:rsidRPr="0075087F">
        <w:rPr>
          <w:rFonts w:ascii="Times New Roman" w:hAnsi="Times New Roman" w:cs="Times New Roman"/>
          <w:sz w:val="24"/>
          <w:szCs w:val="24"/>
          <w:lang w:val="nl-NL"/>
        </w:rPr>
        <w:t xml:space="preserve">thông báo bằng văn bản </w:t>
      </w:r>
      <w:r>
        <w:rPr>
          <w:rFonts w:ascii="Times New Roman" w:hAnsi="Times New Roman" w:cs="Times New Roman"/>
          <w:sz w:val="24"/>
          <w:szCs w:val="24"/>
          <w:lang w:val="nl-NL"/>
        </w:rPr>
        <w:t>nhắc nhở đến ba lần về vấn đề trên mà Bên A vẫn không khắc phục.</w:t>
      </w:r>
    </w:p>
    <w:p w14:paraId="7A72AD5F" w14:textId="42687C07" w:rsidR="00C74142" w:rsidRPr="001C0358" w:rsidRDefault="00C74142" w:rsidP="00C74142">
      <w:pPr>
        <w:pStyle w:val="ListParagraph"/>
        <w:numPr>
          <w:ilvl w:val="1"/>
          <w:numId w:val="11"/>
        </w:numPr>
        <w:spacing w:after="80" w:line="276" w:lineRule="auto"/>
        <w:ind w:left="567"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rPr>
        <w:t xml:space="preserve">Nếu Bên nào chấm dứt </w:t>
      </w:r>
      <w:r>
        <w:rPr>
          <w:rFonts w:ascii="Times New Roman" w:hAnsi="Times New Roman" w:cs="Times New Roman"/>
          <w:sz w:val="24"/>
          <w:szCs w:val="24"/>
        </w:rPr>
        <w:t>H</w:t>
      </w:r>
      <w:r w:rsidRPr="0075087F">
        <w:rPr>
          <w:rFonts w:ascii="Times New Roman" w:hAnsi="Times New Roman" w:cs="Times New Roman"/>
          <w:sz w:val="24"/>
          <w:szCs w:val="24"/>
        </w:rPr>
        <w:t xml:space="preserve">ợp </w:t>
      </w:r>
      <w:r>
        <w:rPr>
          <w:rFonts w:ascii="Times New Roman" w:hAnsi="Times New Roman" w:cs="Times New Roman"/>
          <w:sz w:val="24"/>
          <w:szCs w:val="24"/>
        </w:rPr>
        <w:t>Đ</w:t>
      </w:r>
      <w:r w:rsidRPr="0075087F">
        <w:rPr>
          <w:rFonts w:ascii="Times New Roman" w:hAnsi="Times New Roman" w:cs="Times New Roman"/>
          <w:sz w:val="24"/>
          <w:szCs w:val="24"/>
        </w:rPr>
        <w:t>ồng trước thời hạn không thuộc các trường hợp nêu trên hoặc vi phạm thời hạn bá</w:t>
      </w:r>
      <w:r>
        <w:rPr>
          <w:rFonts w:ascii="Times New Roman" w:hAnsi="Times New Roman" w:cs="Times New Roman"/>
          <w:sz w:val="24"/>
          <w:szCs w:val="24"/>
        </w:rPr>
        <w:t xml:space="preserve">o trước sẽ bị </w:t>
      </w:r>
      <w:r w:rsidRPr="001C0358">
        <w:rPr>
          <w:rFonts w:ascii="Times New Roman" w:hAnsi="Times New Roman" w:cs="Times New Roman"/>
          <w:sz w:val="24"/>
          <w:szCs w:val="24"/>
        </w:rPr>
        <w:t>phạt 8% giá trị Hợp Đồng</w:t>
      </w:r>
      <w:ins w:id="855" w:author="Thu HA" w:date="2026-04-13T15:07:00Z" w16du:dateUtc="2026-04-13T08:07:00Z">
        <w:r w:rsidR="00E25CB6">
          <w:rPr>
            <w:rFonts w:ascii="Times New Roman" w:hAnsi="Times New Roman" w:cs="Times New Roman"/>
            <w:sz w:val="24"/>
            <w:szCs w:val="24"/>
            <w:lang w:val="vi-VN"/>
          </w:rPr>
          <w:t xml:space="preserve"> của 01 (một)</w:t>
        </w:r>
      </w:ins>
      <w:ins w:id="856" w:author="Thu HA" w:date="2026-04-13T15:08:00Z" w16du:dateUtc="2026-04-13T08:08:00Z">
        <w:r w:rsidR="00044B7A">
          <w:rPr>
            <w:rFonts w:ascii="Times New Roman" w:hAnsi="Times New Roman" w:cs="Times New Roman"/>
            <w:sz w:val="24"/>
            <w:szCs w:val="24"/>
            <w:lang w:val="vi-VN"/>
          </w:rPr>
          <w:t xml:space="preserve"> </w:t>
        </w:r>
      </w:ins>
      <w:ins w:id="857" w:author="Thu HA" w:date="2026-04-13T15:07:00Z" w16du:dateUtc="2026-04-13T08:07:00Z">
        <w:r w:rsidR="00E25CB6">
          <w:rPr>
            <w:rFonts w:ascii="Times New Roman" w:hAnsi="Times New Roman" w:cs="Times New Roman"/>
            <w:sz w:val="24"/>
            <w:szCs w:val="24"/>
            <w:lang w:val="vi-VN"/>
          </w:rPr>
          <w:t>tháng</w:t>
        </w:r>
      </w:ins>
      <w:r w:rsidRPr="001C0358">
        <w:rPr>
          <w:rFonts w:ascii="Times New Roman" w:hAnsi="Times New Roman" w:cs="Times New Roman"/>
          <w:sz w:val="24"/>
          <w:szCs w:val="24"/>
        </w:rPr>
        <w:t xml:space="preserve"> và bồi thường thiệt hại (nếu có).</w:t>
      </w:r>
    </w:p>
    <w:p w14:paraId="201CD93C" w14:textId="620E9850" w:rsidR="00C74142" w:rsidRPr="0075087F" w:rsidRDefault="00C74142" w:rsidP="00C74142">
      <w:pPr>
        <w:keepNext/>
        <w:spacing w:line="276" w:lineRule="auto"/>
        <w:jc w:val="both"/>
        <w:outlineLvl w:val="0"/>
        <w:rPr>
          <w:rFonts w:ascii="Times New Roman" w:hAnsi="Times New Roman" w:cs="Times New Roman"/>
          <w:b/>
          <w:bCs/>
          <w:sz w:val="24"/>
          <w:szCs w:val="24"/>
          <w:lang w:val="nl-NL"/>
        </w:rPr>
      </w:pPr>
      <w:r w:rsidRPr="0075087F">
        <w:rPr>
          <w:rFonts w:ascii="Times New Roman" w:hAnsi="Times New Roman" w:cs="Times New Roman"/>
          <w:b/>
          <w:bCs/>
          <w:sz w:val="24"/>
          <w:szCs w:val="24"/>
          <w:lang w:val="nl-NL"/>
        </w:rPr>
        <w:t xml:space="preserve">ĐIỀU </w:t>
      </w:r>
      <w:ins w:id="858" w:author="ttclandm" w:date="2025-12-17T14:46:00Z">
        <w:r w:rsidR="006D779A">
          <w:rPr>
            <w:rFonts w:ascii="Times New Roman" w:hAnsi="Times New Roman" w:cs="Times New Roman"/>
            <w:b/>
            <w:bCs/>
            <w:sz w:val="24"/>
            <w:szCs w:val="24"/>
            <w:lang w:val="nl-NL"/>
          </w:rPr>
          <w:t>10</w:t>
        </w:r>
      </w:ins>
      <w:del w:id="859" w:author="ttclandm" w:date="2025-12-17T14:46:00Z">
        <w:r w:rsidR="00C21077" w:rsidDel="006D779A">
          <w:rPr>
            <w:rFonts w:ascii="Times New Roman" w:hAnsi="Times New Roman" w:cs="Times New Roman"/>
            <w:b/>
            <w:bCs/>
            <w:sz w:val="24"/>
            <w:szCs w:val="24"/>
            <w:lang w:val="nl-NL"/>
          </w:rPr>
          <w:delText>9</w:delText>
        </w:r>
      </w:del>
      <w:r w:rsidRPr="0075087F">
        <w:rPr>
          <w:rFonts w:ascii="Times New Roman" w:hAnsi="Times New Roman" w:cs="Times New Roman"/>
          <w:b/>
          <w:bCs/>
          <w:sz w:val="24"/>
          <w:szCs w:val="24"/>
          <w:lang w:val="nl-NL"/>
        </w:rPr>
        <w:t>: QUY ĐỊNH KHÁC</w:t>
      </w:r>
    </w:p>
    <w:p w14:paraId="0DC68F0B" w14:textId="49C5E093" w:rsidR="00C74142" w:rsidRPr="007833C6" w:rsidRDefault="00A93675">
      <w:pPr>
        <w:pStyle w:val="ListParagraph"/>
        <w:numPr>
          <w:ilvl w:val="1"/>
          <w:numId w:val="43"/>
        </w:numPr>
        <w:spacing w:after="200" w:line="276" w:lineRule="auto"/>
        <w:ind w:left="567" w:hanging="567"/>
        <w:jc w:val="both"/>
        <w:rPr>
          <w:rFonts w:ascii="Times New Roman" w:hAnsi="Times New Roman" w:cs="Times New Roman"/>
          <w:spacing w:val="-2"/>
          <w:sz w:val="24"/>
          <w:szCs w:val="24"/>
          <w:lang w:val="nl-NL"/>
        </w:rPr>
        <w:pPrChange w:id="860" w:author="ttclandm" w:date="2025-12-17T14:47:00Z">
          <w:pPr>
            <w:pStyle w:val="ListParagraph"/>
            <w:numPr>
              <w:ilvl w:val="1"/>
              <w:numId w:val="43"/>
            </w:numPr>
            <w:spacing w:after="200" w:line="276" w:lineRule="auto"/>
            <w:ind w:left="360" w:hanging="360"/>
            <w:jc w:val="both"/>
          </w:pPr>
        </w:pPrChange>
      </w:pPr>
      <w:del w:id="861" w:author="Thu HA" w:date="2026-04-13T14:43:00Z" w16du:dateUtc="2026-04-13T07:43:00Z">
        <w:r w:rsidDel="0090085E">
          <w:rPr>
            <w:rFonts w:ascii="Times New Roman" w:hAnsi="Times New Roman" w:cs="Times New Roman"/>
            <w:spacing w:val="-2"/>
            <w:sz w:val="24"/>
            <w:szCs w:val="24"/>
            <w:lang w:val="nl-NL"/>
          </w:rPr>
          <w:delText xml:space="preserve"> </w:delText>
        </w:r>
      </w:del>
      <w:r w:rsidR="00C74142" w:rsidRPr="007833C6">
        <w:rPr>
          <w:rFonts w:ascii="Times New Roman" w:hAnsi="Times New Roman" w:cs="Times New Roman"/>
          <w:spacing w:val="-2"/>
          <w:sz w:val="24"/>
          <w:szCs w:val="24"/>
          <w:lang w:val="nl-NL"/>
        </w:rPr>
        <w:t>Mỗi Bên (bao gồm cả nhân viên, đối tác của mỗi Bên) có nghĩa vụ bảo mật bất kỳ thông tin nào có liên quan đến Hợp Đồng, bất kỳ thông tin nào liên quan đến cư dân/Ban quản trị/Chủ đầu tư tại KVVS. Một Bên không bị xem là vi phạm nghĩa vụ bảo mật trong các trường hợp sau:</w:t>
      </w:r>
    </w:p>
    <w:p w14:paraId="156A4DF9" w14:textId="77777777" w:rsidR="00C74142" w:rsidRPr="0075087F" w:rsidRDefault="00C74142" w:rsidP="00C74142">
      <w:pPr>
        <w:pStyle w:val="ListParagraph"/>
        <w:numPr>
          <w:ilvl w:val="0"/>
          <w:numId w:val="32"/>
        </w:numPr>
        <w:spacing w:line="276" w:lineRule="auto"/>
        <w:ind w:left="1134"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Với sự đồng ý của Bên còn lại;</w:t>
      </w:r>
    </w:p>
    <w:p w14:paraId="2A3E0D0B" w14:textId="77777777" w:rsidR="00C74142" w:rsidRPr="001C0358" w:rsidRDefault="00C74142" w:rsidP="00C74142">
      <w:pPr>
        <w:pStyle w:val="ListParagraph"/>
        <w:numPr>
          <w:ilvl w:val="0"/>
          <w:numId w:val="32"/>
        </w:numPr>
        <w:spacing w:line="276" w:lineRule="auto"/>
        <w:ind w:left="1134" w:hanging="567"/>
        <w:contextualSpacing w:val="0"/>
        <w:jc w:val="both"/>
        <w:rPr>
          <w:rFonts w:ascii="Times New Roman" w:hAnsi="Times New Roman" w:cs="Times New Roman"/>
          <w:sz w:val="24"/>
          <w:szCs w:val="24"/>
          <w:lang w:val="nl-NL"/>
        </w:rPr>
      </w:pPr>
      <w:r w:rsidRPr="001C0358">
        <w:rPr>
          <w:rFonts w:ascii="Times New Roman" w:hAnsi="Times New Roman" w:cs="Times New Roman"/>
          <w:sz w:val="24"/>
          <w:szCs w:val="24"/>
          <w:lang w:val="nl-NL"/>
        </w:rPr>
        <w:t>Sử dụng cho mục đích thực hiện Hợp Đồng này;</w:t>
      </w:r>
    </w:p>
    <w:p w14:paraId="298732B1" w14:textId="77777777" w:rsidR="00C74142" w:rsidRPr="001C0358" w:rsidRDefault="00C74142" w:rsidP="00C74142">
      <w:pPr>
        <w:pStyle w:val="ListParagraph"/>
        <w:numPr>
          <w:ilvl w:val="0"/>
          <w:numId w:val="32"/>
        </w:numPr>
        <w:spacing w:line="276" w:lineRule="auto"/>
        <w:ind w:left="1134" w:hanging="567"/>
        <w:contextualSpacing w:val="0"/>
        <w:jc w:val="both"/>
        <w:rPr>
          <w:rFonts w:ascii="Times New Roman" w:hAnsi="Times New Roman" w:cs="Times New Roman"/>
          <w:sz w:val="24"/>
          <w:szCs w:val="24"/>
          <w:lang w:val="nl-NL"/>
        </w:rPr>
      </w:pPr>
      <w:r w:rsidRPr="001C0358">
        <w:rPr>
          <w:rFonts w:ascii="Times New Roman" w:hAnsi="Times New Roman" w:cs="Times New Roman"/>
          <w:sz w:val="24"/>
          <w:szCs w:val="24"/>
          <w:lang w:val="nl-NL"/>
        </w:rPr>
        <w:t>Cung cấp cho Luật sư/đơn vị tư vấn pháp lý của mỗi Bên;</w:t>
      </w:r>
    </w:p>
    <w:p w14:paraId="42B08605" w14:textId="77777777" w:rsidR="00C74142" w:rsidRPr="001C0358" w:rsidRDefault="00C74142" w:rsidP="00C74142">
      <w:pPr>
        <w:pStyle w:val="ListParagraph"/>
        <w:numPr>
          <w:ilvl w:val="0"/>
          <w:numId w:val="32"/>
        </w:numPr>
        <w:spacing w:line="276" w:lineRule="auto"/>
        <w:ind w:left="1134" w:hanging="567"/>
        <w:contextualSpacing w:val="0"/>
        <w:jc w:val="both"/>
        <w:rPr>
          <w:rFonts w:ascii="Times New Roman" w:hAnsi="Times New Roman" w:cs="Times New Roman"/>
          <w:spacing w:val="-8"/>
          <w:sz w:val="24"/>
          <w:szCs w:val="24"/>
          <w:lang w:val="nl-NL"/>
        </w:rPr>
      </w:pPr>
      <w:r w:rsidRPr="001C0358">
        <w:rPr>
          <w:rFonts w:ascii="Times New Roman" w:hAnsi="Times New Roman" w:cs="Times New Roman"/>
          <w:sz w:val="24"/>
          <w:szCs w:val="24"/>
          <w:lang w:val="nl-NL"/>
        </w:rPr>
        <w:t>Trong trường hợp pháp luật có yêu cầu hoặc theo quyết định, bản án của cơ quan nhà nước có thẩm quyền</w:t>
      </w:r>
      <w:r w:rsidRPr="001C0358">
        <w:rPr>
          <w:rFonts w:ascii="Times New Roman" w:hAnsi="Times New Roman" w:cs="Times New Roman"/>
          <w:spacing w:val="-8"/>
          <w:sz w:val="24"/>
          <w:szCs w:val="24"/>
          <w:lang w:val="nl-NL"/>
        </w:rPr>
        <w:t>.</w:t>
      </w:r>
    </w:p>
    <w:p w14:paraId="09123FDE" w14:textId="24337ECF" w:rsidR="00C74142" w:rsidRPr="006D779A" w:rsidDel="006D779A" w:rsidRDefault="00A93675">
      <w:pPr>
        <w:pStyle w:val="ListParagraph"/>
        <w:numPr>
          <w:ilvl w:val="1"/>
          <w:numId w:val="43"/>
        </w:numPr>
        <w:spacing w:line="276" w:lineRule="auto"/>
        <w:ind w:left="567" w:hanging="567"/>
        <w:jc w:val="both"/>
        <w:rPr>
          <w:del w:id="862" w:author="ttclandm" w:date="2025-12-17T14:48:00Z"/>
          <w:rFonts w:ascii="Times New Roman" w:hAnsi="Times New Roman" w:cs="Times New Roman"/>
          <w:spacing w:val="-2"/>
          <w:sz w:val="24"/>
          <w:szCs w:val="24"/>
          <w:lang w:val="nl-NL"/>
          <w:rPrChange w:id="863" w:author="ttclandm" w:date="2025-12-17T14:47:00Z">
            <w:rPr>
              <w:del w:id="864" w:author="ttclandm" w:date="2025-12-17T14:48:00Z"/>
              <w:rFonts w:ascii="Times New Roman" w:hAnsi="Times New Roman" w:cs="Times New Roman"/>
              <w:sz w:val="24"/>
              <w:szCs w:val="24"/>
              <w:lang w:val="nl-NL"/>
            </w:rPr>
          </w:rPrChange>
        </w:rPr>
        <w:pPrChange w:id="865" w:author="ttclandm" w:date="2025-12-17T14:47:00Z">
          <w:pPr>
            <w:pStyle w:val="ListParagraph"/>
            <w:numPr>
              <w:ilvl w:val="1"/>
              <w:numId w:val="43"/>
            </w:numPr>
            <w:spacing w:line="276" w:lineRule="auto"/>
            <w:ind w:left="360" w:hanging="360"/>
            <w:jc w:val="both"/>
          </w:pPr>
        </w:pPrChange>
      </w:pPr>
      <w:del w:id="866" w:author="ttclandm" w:date="2025-12-17T14:48:00Z">
        <w:r w:rsidRPr="006D779A" w:rsidDel="006D779A">
          <w:rPr>
            <w:rFonts w:ascii="Times New Roman" w:hAnsi="Times New Roman" w:cs="Times New Roman"/>
            <w:spacing w:val="-2"/>
            <w:sz w:val="24"/>
            <w:szCs w:val="24"/>
            <w:lang w:val="nl-NL"/>
            <w:rPrChange w:id="867" w:author="ttclandm" w:date="2025-12-17T14:47:00Z">
              <w:rPr>
                <w:rFonts w:ascii="Times New Roman" w:hAnsi="Times New Roman" w:cs="Times New Roman"/>
                <w:sz w:val="24"/>
                <w:szCs w:val="24"/>
                <w:lang w:val="nl-NL"/>
              </w:rPr>
            </w:rPrChange>
          </w:rPr>
          <w:delText xml:space="preserve"> </w:delText>
        </w:r>
      </w:del>
      <w:r w:rsidR="00C74142" w:rsidRPr="006D779A">
        <w:rPr>
          <w:rFonts w:ascii="Times New Roman" w:hAnsi="Times New Roman" w:cs="Times New Roman"/>
          <w:spacing w:val="-2"/>
          <w:sz w:val="24"/>
          <w:szCs w:val="24"/>
          <w:lang w:val="nl-NL"/>
          <w:rPrChange w:id="868" w:author="ttclandm" w:date="2025-12-17T14:47:00Z">
            <w:rPr>
              <w:rFonts w:ascii="Times New Roman" w:hAnsi="Times New Roman" w:cs="Times New Roman"/>
              <w:sz w:val="24"/>
              <w:szCs w:val="24"/>
              <w:lang w:val="nl-NL"/>
            </w:rPr>
          </w:rPrChange>
        </w:rPr>
        <w:t>Các thông tin không được coi là thông tin phải được bảo mật theo quy định của Hợp Đồng nếu thông tin đó trở nên được biết rộng rãi không phải do lỗi của bất kỳ Bên nào.</w:t>
      </w:r>
    </w:p>
    <w:p w14:paraId="36D92673" w14:textId="77777777" w:rsidR="006D779A" w:rsidRDefault="00A93675">
      <w:pPr>
        <w:pStyle w:val="ListParagraph"/>
        <w:numPr>
          <w:ilvl w:val="1"/>
          <w:numId w:val="43"/>
        </w:numPr>
        <w:spacing w:line="276" w:lineRule="auto"/>
        <w:ind w:left="567" w:hanging="567"/>
        <w:jc w:val="both"/>
        <w:rPr>
          <w:ins w:id="869" w:author="ttclandm" w:date="2025-12-17T14:48:00Z"/>
          <w:rFonts w:ascii="Times New Roman" w:hAnsi="Times New Roman" w:cs="Times New Roman"/>
          <w:spacing w:val="-2"/>
          <w:sz w:val="24"/>
          <w:szCs w:val="24"/>
          <w:lang w:val="nl-NL"/>
        </w:rPr>
        <w:pPrChange w:id="870" w:author="ttclandm" w:date="2025-12-17T14:48:00Z">
          <w:pPr>
            <w:pStyle w:val="ListParagraph"/>
            <w:numPr>
              <w:ilvl w:val="1"/>
              <w:numId w:val="43"/>
            </w:numPr>
            <w:spacing w:line="276" w:lineRule="auto"/>
            <w:ind w:left="360" w:hanging="360"/>
            <w:jc w:val="both"/>
          </w:pPr>
        </w:pPrChange>
      </w:pPr>
      <w:del w:id="871" w:author="ttclandm" w:date="2025-12-17T14:48:00Z">
        <w:r w:rsidRPr="006D779A" w:rsidDel="006D779A">
          <w:rPr>
            <w:rFonts w:ascii="Times New Roman" w:hAnsi="Times New Roman" w:cs="Times New Roman"/>
            <w:spacing w:val="-2"/>
            <w:sz w:val="24"/>
            <w:szCs w:val="24"/>
            <w:lang w:val="nl-NL"/>
            <w:rPrChange w:id="872" w:author="ttclandm" w:date="2025-12-17T14:48:00Z">
              <w:rPr>
                <w:rFonts w:ascii="Times New Roman" w:hAnsi="Times New Roman" w:cs="Times New Roman"/>
                <w:sz w:val="24"/>
                <w:szCs w:val="24"/>
                <w:lang w:val="nl-NL"/>
              </w:rPr>
            </w:rPrChange>
          </w:rPr>
          <w:delText xml:space="preserve"> </w:delText>
        </w:r>
      </w:del>
    </w:p>
    <w:p w14:paraId="1C28D728" w14:textId="43A4CC04" w:rsidR="00C74142" w:rsidRPr="006D779A" w:rsidDel="006D779A" w:rsidRDefault="00C74142">
      <w:pPr>
        <w:pStyle w:val="ListParagraph"/>
        <w:numPr>
          <w:ilvl w:val="1"/>
          <w:numId w:val="43"/>
        </w:numPr>
        <w:spacing w:line="276" w:lineRule="auto"/>
        <w:ind w:left="567" w:hanging="567"/>
        <w:jc w:val="both"/>
        <w:rPr>
          <w:del w:id="873" w:author="ttclandm" w:date="2025-12-17T14:48:00Z"/>
          <w:rFonts w:ascii="Times New Roman" w:hAnsi="Times New Roman" w:cs="Times New Roman"/>
          <w:spacing w:val="-2"/>
          <w:sz w:val="24"/>
          <w:szCs w:val="24"/>
          <w:lang w:val="nl-NL"/>
          <w:rPrChange w:id="874" w:author="ttclandm" w:date="2025-12-17T14:48:00Z">
            <w:rPr>
              <w:del w:id="875" w:author="ttclandm" w:date="2025-12-17T14:48:00Z"/>
              <w:lang w:val="nl-NL"/>
            </w:rPr>
          </w:rPrChange>
        </w:rPr>
        <w:pPrChange w:id="876" w:author="ttclandm" w:date="2025-12-17T14:48:00Z">
          <w:pPr>
            <w:pStyle w:val="ListParagraph"/>
            <w:numPr>
              <w:ilvl w:val="1"/>
              <w:numId w:val="43"/>
            </w:numPr>
            <w:spacing w:line="276" w:lineRule="auto"/>
            <w:ind w:left="360" w:hanging="360"/>
            <w:jc w:val="both"/>
          </w:pPr>
        </w:pPrChange>
      </w:pPr>
      <w:r w:rsidRPr="006D779A">
        <w:rPr>
          <w:rFonts w:ascii="Times New Roman" w:hAnsi="Times New Roman" w:cs="Times New Roman"/>
          <w:spacing w:val="-2"/>
          <w:sz w:val="24"/>
          <w:szCs w:val="24"/>
          <w:lang w:val="nl-NL"/>
          <w:rPrChange w:id="877" w:author="ttclandm" w:date="2025-12-17T14:48:00Z">
            <w:rPr>
              <w:rFonts w:ascii="Times New Roman" w:hAnsi="Times New Roman" w:cs="Times New Roman"/>
              <w:sz w:val="24"/>
              <w:szCs w:val="24"/>
              <w:lang w:val="nl-NL"/>
            </w:rPr>
          </w:rPrChange>
        </w:rPr>
        <w:t>Nghĩa vụ bảo mật vẫn tiếp tục có hiệu lực mặc dù Bên đó không còn là một Bên của Hợp Đồng hoặc khi Hợp Đồng hết hạn hoặc chấm dứt vì bất kỳ lý do gì.</w:t>
      </w:r>
    </w:p>
    <w:p w14:paraId="4AF4AF01" w14:textId="77777777" w:rsidR="006D779A" w:rsidRPr="006D779A" w:rsidRDefault="006D779A">
      <w:pPr>
        <w:pStyle w:val="ListParagraph"/>
        <w:numPr>
          <w:ilvl w:val="1"/>
          <w:numId w:val="43"/>
        </w:numPr>
        <w:spacing w:line="276" w:lineRule="auto"/>
        <w:ind w:left="567" w:hanging="567"/>
        <w:jc w:val="both"/>
        <w:rPr>
          <w:ins w:id="878" w:author="ttclandm" w:date="2025-12-17T14:48:00Z"/>
          <w:lang w:val="nl-NL"/>
          <w:rPrChange w:id="879" w:author="ttclandm" w:date="2025-12-17T14:47:00Z">
            <w:rPr>
              <w:ins w:id="880" w:author="ttclandm" w:date="2025-12-17T14:48:00Z"/>
              <w:rFonts w:ascii="Times New Roman" w:hAnsi="Times New Roman" w:cs="Times New Roman"/>
              <w:sz w:val="24"/>
              <w:szCs w:val="24"/>
              <w:lang w:val="nl-NL"/>
            </w:rPr>
          </w:rPrChange>
        </w:rPr>
        <w:pPrChange w:id="881" w:author="ttclandm" w:date="2025-12-17T14:48:00Z">
          <w:pPr>
            <w:pStyle w:val="ListParagraph"/>
            <w:numPr>
              <w:ilvl w:val="1"/>
              <w:numId w:val="43"/>
            </w:numPr>
            <w:spacing w:line="276" w:lineRule="auto"/>
            <w:ind w:left="360" w:hanging="360"/>
            <w:jc w:val="both"/>
          </w:pPr>
        </w:pPrChange>
      </w:pPr>
    </w:p>
    <w:p w14:paraId="65D2D326" w14:textId="6A282FBC" w:rsidR="00C74142" w:rsidRPr="006D779A" w:rsidRDefault="00A93675">
      <w:pPr>
        <w:pStyle w:val="ListParagraph"/>
        <w:numPr>
          <w:ilvl w:val="1"/>
          <w:numId w:val="43"/>
        </w:numPr>
        <w:spacing w:line="276" w:lineRule="auto"/>
        <w:ind w:left="567" w:hanging="567"/>
        <w:jc w:val="both"/>
        <w:rPr>
          <w:rFonts w:ascii="Times New Roman" w:hAnsi="Times New Roman" w:cs="Times New Roman"/>
          <w:sz w:val="24"/>
          <w:szCs w:val="24"/>
          <w:lang w:val="nl-NL"/>
          <w:rPrChange w:id="882" w:author="ttclandm" w:date="2025-12-17T14:48:00Z">
            <w:rPr>
              <w:lang w:val="nl-NL"/>
            </w:rPr>
          </w:rPrChange>
        </w:rPr>
        <w:pPrChange w:id="883" w:author="ttclandm" w:date="2025-12-17T14:48:00Z">
          <w:pPr>
            <w:pStyle w:val="ListParagraph"/>
            <w:numPr>
              <w:ilvl w:val="1"/>
              <w:numId w:val="43"/>
            </w:numPr>
            <w:spacing w:line="276" w:lineRule="auto"/>
            <w:ind w:left="360" w:hanging="360"/>
            <w:jc w:val="both"/>
          </w:pPr>
        </w:pPrChange>
      </w:pPr>
      <w:del w:id="884" w:author="ttclandm" w:date="2025-12-17T14:48:00Z">
        <w:r w:rsidRPr="006D779A" w:rsidDel="006D779A">
          <w:rPr>
            <w:rFonts w:ascii="Times New Roman" w:hAnsi="Times New Roman" w:cs="Times New Roman"/>
            <w:spacing w:val="-2"/>
            <w:sz w:val="24"/>
            <w:szCs w:val="24"/>
            <w:lang w:val="nl-NL"/>
            <w:rPrChange w:id="885" w:author="ttclandm" w:date="2025-12-17T14:48:00Z">
              <w:rPr>
                <w:rFonts w:ascii="Times New Roman" w:hAnsi="Times New Roman" w:cs="Times New Roman"/>
                <w:sz w:val="24"/>
                <w:szCs w:val="24"/>
                <w:lang w:val="nl-NL"/>
              </w:rPr>
            </w:rPrChange>
          </w:rPr>
          <w:delText xml:space="preserve"> </w:delText>
        </w:r>
      </w:del>
      <w:r w:rsidR="00C74142" w:rsidRPr="006D779A">
        <w:rPr>
          <w:rFonts w:ascii="Times New Roman" w:hAnsi="Times New Roman" w:cs="Times New Roman"/>
          <w:spacing w:val="-2"/>
          <w:sz w:val="24"/>
          <w:szCs w:val="24"/>
          <w:lang w:val="nl-NL"/>
          <w:rPrChange w:id="886" w:author="ttclandm" w:date="2025-12-17T14:48:00Z">
            <w:rPr>
              <w:rFonts w:ascii="Times New Roman" w:hAnsi="Times New Roman" w:cs="Times New Roman"/>
              <w:sz w:val="24"/>
              <w:szCs w:val="24"/>
              <w:lang w:val="nl-NL"/>
            </w:rPr>
          </w:rPrChange>
        </w:rPr>
        <w:t>Mọi thông báo, yêu cầu, khiếu nại hoặc thư từ liên lạc mà một Bên gửi cho Bên còn lại theo</w:t>
      </w:r>
      <w:r w:rsidR="00C74142" w:rsidRPr="006D779A">
        <w:rPr>
          <w:rFonts w:ascii="Times New Roman" w:hAnsi="Times New Roman" w:cs="Times New Roman"/>
          <w:sz w:val="24"/>
          <w:szCs w:val="24"/>
          <w:lang w:val="nl-NL"/>
          <w:rPrChange w:id="887" w:author="ttclandm" w:date="2025-12-17T14:48:00Z">
            <w:rPr>
              <w:lang w:val="nl-NL"/>
            </w:rPr>
          </w:rPrChange>
        </w:rPr>
        <w:t xml:space="preserve"> Hợp Đồng này phải được lập thành văn bản và được gửi trực tiếp hoặc qua chuyển phát nhanh hoặc qua email/fax theo địa chỉ tại phần đầu Hợp Đồng hoặc địa chỉ theo thông báo hợp lệ của mỗi Bên cho Bên kia tại từng thời điểm. Một thông báo được coi là đã gửi và đã nhận hợp lệ khi:</w:t>
      </w:r>
    </w:p>
    <w:p w14:paraId="63FB4CCB" w14:textId="77777777" w:rsidR="00C74142" w:rsidRPr="0075087F" w:rsidRDefault="00C74142" w:rsidP="00C74142">
      <w:pPr>
        <w:pStyle w:val="ListParagraph"/>
        <w:numPr>
          <w:ilvl w:val="0"/>
          <w:numId w:val="33"/>
        </w:numPr>
        <w:spacing w:line="276" w:lineRule="auto"/>
        <w:ind w:left="1134"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 xml:space="preserve">Vào ngày gửi trong trường hợp thư giao tận tay có ký biên nhận; </w:t>
      </w:r>
    </w:p>
    <w:p w14:paraId="3ABDE87B" w14:textId="77777777" w:rsidR="00C74142" w:rsidRPr="0075087F" w:rsidRDefault="00C74142" w:rsidP="00C74142">
      <w:pPr>
        <w:pStyle w:val="ListParagraph"/>
        <w:numPr>
          <w:ilvl w:val="0"/>
          <w:numId w:val="33"/>
        </w:numPr>
        <w:spacing w:line="276" w:lineRule="auto"/>
        <w:ind w:left="1134" w:hanging="567"/>
        <w:contextualSpacing w:val="0"/>
        <w:jc w:val="both"/>
        <w:rPr>
          <w:rFonts w:ascii="Times New Roman" w:hAnsi="Times New Roman" w:cs="Times New Roman"/>
          <w:spacing w:val="-4"/>
          <w:sz w:val="24"/>
          <w:szCs w:val="24"/>
          <w:lang w:val="nl-NL"/>
        </w:rPr>
      </w:pPr>
      <w:r w:rsidRPr="0075087F">
        <w:rPr>
          <w:rFonts w:ascii="Times New Roman" w:hAnsi="Times New Roman" w:cs="Times New Roman"/>
          <w:spacing w:val="-4"/>
          <w:sz w:val="24"/>
          <w:szCs w:val="24"/>
          <w:lang w:val="nl-NL"/>
        </w:rPr>
        <w:t xml:space="preserve">Vào ngày người gửi nhận được báo chuyển </w:t>
      </w:r>
      <w:r>
        <w:rPr>
          <w:rFonts w:ascii="Times New Roman" w:hAnsi="Times New Roman" w:cs="Times New Roman"/>
          <w:spacing w:val="-4"/>
          <w:sz w:val="24"/>
          <w:szCs w:val="24"/>
          <w:lang w:val="nl-NL"/>
        </w:rPr>
        <w:t>email/</w:t>
      </w:r>
      <w:r w:rsidRPr="0075087F">
        <w:rPr>
          <w:rFonts w:ascii="Times New Roman" w:hAnsi="Times New Roman" w:cs="Times New Roman"/>
          <w:spacing w:val="-4"/>
          <w:sz w:val="24"/>
          <w:szCs w:val="24"/>
          <w:lang w:val="nl-NL"/>
        </w:rPr>
        <w:t>fax thành công</w:t>
      </w:r>
      <w:r>
        <w:rPr>
          <w:rFonts w:ascii="Times New Roman" w:hAnsi="Times New Roman" w:cs="Times New Roman"/>
          <w:spacing w:val="-4"/>
          <w:sz w:val="24"/>
          <w:szCs w:val="24"/>
          <w:lang w:val="nl-NL"/>
        </w:rPr>
        <w:t>;</w:t>
      </w:r>
    </w:p>
    <w:p w14:paraId="228C7D45" w14:textId="77777777" w:rsidR="00C74142" w:rsidRPr="0075087F" w:rsidRDefault="00C74142" w:rsidP="00C74142">
      <w:pPr>
        <w:pStyle w:val="ListParagraph"/>
        <w:numPr>
          <w:ilvl w:val="0"/>
          <w:numId w:val="33"/>
        </w:numPr>
        <w:spacing w:line="276" w:lineRule="auto"/>
        <w:ind w:left="1134" w:hanging="567"/>
        <w:contextualSpacing w:val="0"/>
        <w:jc w:val="both"/>
        <w:rPr>
          <w:rFonts w:ascii="Times New Roman" w:hAnsi="Times New Roman" w:cs="Times New Roman"/>
          <w:sz w:val="24"/>
          <w:szCs w:val="24"/>
          <w:lang w:val="nl-NL"/>
        </w:rPr>
      </w:pPr>
      <w:r w:rsidRPr="0075087F">
        <w:rPr>
          <w:rFonts w:ascii="Times New Roman" w:hAnsi="Times New Roman" w:cs="Times New Roman"/>
          <w:sz w:val="24"/>
          <w:szCs w:val="24"/>
          <w:lang w:val="nl-NL"/>
        </w:rPr>
        <w:t>Vào ngày thứ hai kể từ ngày đóng</w:t>
      </w:r>
      <w:r>
        <w:rPr>
          <w:rFonts w:ascii="Times New Roman" w:hAnsi="Times New Roman" w:cs="Times New Roman"/>
          <w:sz w:val="24"/>
          <w:szCs w:val="24"/>
          <w:lang w:val="nl-NL"/>
        </w:rPr>
        <w:t xml:space="preserve"> dấu bưu điện trong trường hợp</w:t>
      </w:r>
      <w:r w:rsidRPr="0075087F">
        <w:rPr>
          <w:rFonts w:ascii="Times New Roman" w:hAnsi="Times New Roman" w:cs="Times New Roman"/>
          <w:sz w:val="24"/>
          <w:szCs w:val="24"/>
          <w:lang w:val="nl-NL"/>
        </w:rPr>
        <w:t xml:space="preserve"> chuyển phát nhanh.</w:t>
      </w:r>
    </w:p>
    <w:p w14:paraId="02AE7798" w14:textId="0F69AC28" w:rsidR="00C74142" w:rsidDel="006D779A" w:rsidRDefault="00A93675">
      <w:pPr>
        <w:pStyle w:val="ListParagraph"/>
        <w:numPr>
          <w:ilvl w:val="1"/>
          <w:numId w:val="43"/>
        </w:numPr>
        <w:spacing w:line="276" w:lineRule="auto"/>
        <w:ind w:left="567" w:hanging="567"/>
        <w:jc w:val="both"/>
        <w:rPr>
          <w:del w:id="888" w:author="ttclandm" w:date="2025-12-17T14:49:00Z"/>
          <w:rFonts w:ascii="Times New Roman" w:hAnsi="Times New Roman" w:cs="Times New Roman"/>
          <w:spacing w:val="-2"/>
          <w:sz w:val="24"/>
          <w:szCs w:val="24"/>
          <w:lang w:val="nl-NL"/>
        </w:rPr>
        <w:pPrChange w:id="889" w:author="ttclandm" w:date="2025-12-17T14:49:00Z">
          <w:pPr>
            <w:pStyle w:val="ListParagraph"/>
            <w:numPr>
              <w:ilvl w:val="1"/>
              <w:numId w:val="43"/>
            </w:numPr>
            <w:spacing w:line="276" w:lineRule="auto"/>
            <w:ind w:left="360" w:hanging="360"/>
            <w:jc w:val="both"/>
          </w:pPr>
        </w:pPrChange>
      </w:pPr>
      <w:del w:id="890" w:author="ttclandm" w:date="2025-12-17T14:48:00Z">
        <w:r w:rsidDel="006D779A">
          <w:rPr>
            <w:rFonts w:ascii="Times New Roman" w:hAnsi="Times New Roman" w:cs="Times New Roman"/>
            <w:spacing w:val="-2"/>
            <w:sz w:val="24"/>
            <w:szCs w:val="24"/>
            <w:lang w:val="nl-NL"/>
          </w:rPr>
          <w:delText xml:space="preserve"> </w:delText>
        </w:r>
      </w:del>
      <w:r w:rsidR="00C74142" w:rsidRPr="00A93675">
        <w:rPr>
          <w:rFonts w:ascii="Times New Roman" w:hAnsi="Times New Roman" w:cs="Times New Roman"/>
          <w:spacing w:val="-2"/>
          <w:sz w:val="24"/>
          <w:szCs w:val="24"/>
          <w:lang w:val="nl-NL"/>
        </w:rPr>
        <w:t>Nếu một hoặc nhiều điều khoản trong Hợp Đồng này bị vô hiệu theo pháp luật, thì các điều khoản còn lại sẽ không bị ảnh hưởng hoặc vô hiệu bằng bất cứ cách nào. Hai Bên sẽ nhanh chóng thương lượng để sửa đổi các điều khoản bị vô hiệu dựa trên ý chí của hai Bên theo như Hợp Đồng này.</w:t>
      </w:r>
    </w:p>
    <w:p w14:paraId="59472C29" w14:textId="77777777" w:rsidR="006D779A" w:rsidRPr="00A93675" w:rsidRDefault="006D779A">
      <w:pPr>
        <w:pStyle w:val="ListParagraph"/>
        <w:numPr>
          <w:ilvl w:val="1"/>
          <w:numId w:val="43"/>
        </w:numPr>
        <w:spacing w:line="276" w:lineRule="auto"/>
        <w:ind w:left="567" w:hanging="567"/>
        <w:jc w:val="both"/>
        <w:rPr>
          <w:ins w:id="891" w:author="ttclandm" w:date="2025-12-17T14:49:00Z"/>
          <w:rFonts w:ascii="Times New Roman" w:hAnsi="Times New Roman" w:cs="Times New Roman"/>
          <w:spacing w:val="-2"/>
          <w:sz w:val="24"/>
          <w:szCs w:val="24"/>
          <w:lang w:val="nl-NL"/>
        </w:rPr>
        <w:pPrChange w:id="892" w:author="ttclandm" w:date="2025-12-17T14:49:00Z">
          <w:pPr>
            <w:pStyle w:val="ListParagraph"/>
            <w:numPr>
              <w:ilvl w:val="1"/>
              <w:numId w:val="43"/>
            </w:numPr>
            <w:spacing w:line="276" w:lineRule="auto"/>
            <w:ind w:left="360" w:hanging="360"/>
            <w:jc w:val="both"/>
          </w:pPr>
        </w:pPrChange>
      </w:pPr>
    </w:p>
    <w:p w14:paraId="7A2EA62E" w14:textId="73F6C005" w:rsidR="00C74142" w:rsidDel="006D779A" w:rsidRDefault="00A93675">
      <w:pPr>
        <w:pStyle w:val="ListParagraph"/>
        <w:numPr>
          <w:ilvl w:val="1"/>
          <w:numId w:val="43"/>
        </w:numPr>
        <w:spacing w:line="276" w:lineRule="auto"/>
        <w:ind w:left="567" w:hanging="567"/>
        <w:jc w:val="both"/>
        <w:rPr>
          <w:del w:id="893" w:author="ttclandm" w:date="2025-12-17T14:49:00Z"/>
          <w:rFonts w:ascii="Times New Roman" w:hAnsi="Times New Roman" w:cs="Times New Roman"/>
          <w:spacing w:val="-4"/>
          <w:sz w:val="24"/>
          <w:szCs w:val="24"/>
          <w:lang w:val="nl-NL"/>
        </w:rPr>
        <w:pPrChange w:id="894" w:author="ttclandm" w:date="2025-12-17T14:49:00Z">
          <w:pPr>
            <w:pStyle w:val="ListParagraph"/>
            <w:numPr>
              <w:ilvl w:val="1"/>
              <w:numId w:val="43"/>
            </w:numPr>
            <w:spacing w:line="276" w:lineRule="auto"/>
            <w:ind w:left="360" w:hanging="360"/>
          </w:pPr>
        </w:pPrChange>
      </w:pPr>
      <w:r w:rsidRPr="006D779A">
        <w:rPr>
          <w:rFonts w:ascii="Times New Roman" w:hAnsi="Times New Roman" w:cs="Times New Roman"/>
          <w:spacing w:val="-4"/>
          <w:sz w:val="24"/>
          <w:szCs w:val="24"/>
          <w:lang w:val="nl-NL"/>
          <w:rPrChange w:id="895" w:author="ttclandm" w:date="2025-12-17T14:49:00Z">
            <w:rPr>
              <w:lang w:val="nl-NL"/>
            </w:rPr>
          </w:rPrChange>
        </w:rPr>
        <w:t xml:space="preserve"> </w:t>
      </w:r>
      <w:r w:rsidR="00C74142" w:rsidRPr="006D779A">
        <w:rPr>
          <w:rFonts w:ascii="Times New Roman" w:hAnsi="Times New Roman" w:cs="Times New Roman"/>
          <w:spacing w:val="-4"/>
          <w:sz w:val="24"/>
          <w:szCs w:val="24"/>
          <w:lang w:val="nl-NL"/>
          <w:rPrChange w:id="896" w:author="ttclandm" w:date="2025-12-17T14:49:00Z">
            <w:rPr>
              <w:lang w:val="nl-NL"/>
            </w:rPr>
          </w:rPrChange>
        </w:rPr>
        <w:t>Bên A và Bên B cam kết thực hiện đúng và đầy đủ những điều khoản trong Hợp Đồng.</w:t>
      </w:r>
    </w:p>
    <w:p w14:paraId="7BBBBE31" w14:textId="77777777" w:rsidR="006D779A" w:rsidRPr="006D779A" w:rsidRDefault="006D779A">
      <w:pPr>
        <w:pStyle w:val="ListParagraph"/>
        <w:numPr>
          <w:ilvl w:val="1"/>
          <w:numId w:val="43"/>
        </w:numPr>
        <w:spacing w:line="276" w:lineRule="auto"/>
        <w:ind w:left="567" w:hanging="567"/>
        <w:jc w:val="both"/>
        <w:rPr>
          <w:ins w:id="897" w:author="ttclandm" w:date="2025-12-17T14:49:00Z"/>
          <w:rFonts w:ascii="Times New Roman" w:hAnsi="Times New Roman" w:cs="Times New Roman"/>
          <w:spacing w:val="-4"/>
          <w:sz w:val="24"/>
          <w:szCs w:val="24"/>
          <w:lang w:val="nl-NL"/>
          <w:rPrChange w:id="898" w:author="ttclandm" w:date="2025-12-17T14:49:00Z">
            <w:rPr>
              <w:ins w:id="899" w:author="ttclandm" w:date="2025-12-17T14:49:00Z"/>
              <w:lang w:val="nl-NL"/>
            </w:rPr>
          </w:rPrChange>
        </w:rPr>
        <w:pPrChange w:id="900" w:author="ttclandm" w:date="2025-12-17T14:49:00Z">
          <w:pPr>
            <w:pStyle w:val="ListParagraph"/>
            <w:numPr>
              <w:ilvl w:val="1"/>
              <w:numId w:val="43"/>
            </w:numPr>
            <w:spacing w:line="276" w:lineRule="auto"/>
            <w:ind w:left="360" w:hanging="360"/>
            <w:jc w:val="both"/>
          </w:pPr>
        </w:pPrChange>
      </w:pPr>
    </w:p>
    <w:p w14:paraId="6AAA3A1B" w14:textId="1A760EF8" w:rsidR="00C74142" w:rsidDel="006D779A" w:rsidRDefault="00A93675">
      <w:pPr>
        <w:pStyle w:val="ListParagraph"/>
        <w:numPr>
          <w:ilvl w:val="1"/>
          <w:numId w:val="43"/>
        </w:numPr>
        <w:spacing w:line="276" w:lineRule="auto"/>
        <w:ind w:left="567" w:hanging="567"/>
        <w:jc w:val="both"/>
        <w:rPr>
          <w:del w:id="901" w:author="ttclandm" w:date="2025-12-17T14:49:00Z"/>
          <w:rFonts w:ascii="Times New Roman" w:hAnsi="Times New Roman" w:cs="Times New Roman"/>
          <w:spacing w:val="-4"/>
          <w:sz w:val="24"/>
          <w:szCs w:val="24"/>
          <w:lang w:val="fr-FR"/>
        </w:rPr>
        <w:pPrChange w:id="902" w:author="ttclandm" w:date="2025-12-17T14:49:00Z">
          <w:pPr>
            <w:pStyle w:val="ListParagraph"/>
            <w:numPr>
              <w:ilvl w:val="1"/>
              <w:numId w:val="43"/>
            </w:numPr>
            <w:spacing w:line="276" w:lineRule="auto"/>
            <w:ind w:left="360" w:hanging="360"/>
            <w:jc w:val="both"/>
          </w:pPr>
        </w:pPrChange>
      </w:pPr>
      <w:del w:id="903" w:author="ttclandm" w:date="2025-12-17T14:49:00Z">
        <w:r w:rsidRPr="006D779A" w:rsidDel="006D779A">
          <w:rPr>
            <w:rFonts w:ascii="Times New Roman" w:hAnsi="Times New Roman" w:cs="Times New Roman"/>
            <w:spacing w:val="-4"/>
            <w:sz w:val="24"/>
            <w:szCs w:val="24"/>
            <w:lang w:val="nl-NL"/>
            <w:rPrChange w:id="904" w:author="ttclandm" w:date="2025-12-17T14:49:00Z">
              <w:rPr>
                <w:lang w:val="nl-NL"/>
              </w:rPr>
            </w:rPrChange>
          </w:rPr>
          <w:delText xml:space="preserve"> </w:delText>
        </w:r>
      </w:del>
      <w:r w:rsidR="00C74142" w:rsidRPr="006D779A">
        <w:rPr>
          <w:rFonts w:ascii="Times New Roman" w:hAnsi="Times New Roman" w:cs="Times New Roman"/>
          <w:spacing w:val="-4"/>
          <w:sz w:val="24"/>
          <w:szCs w:val="24"/>
          <w:lang w:val="nl-NL"/>
          <w:rPrChange w:id="905" w:author="ttclandm" w:date="2025-12-17T14:49:00Z">
            <w:rPr>
              <w:lang w:val="nl-NL"/>
            </w:rPr>
          </w:rPrChange>
        </w:rPr>
        <w:t xml:space="preserve">Hợp Đồng này được bổ sung, sửa đổi bởi các phụ lục đính kèm. </w:t>
      </w:r>
      <w:r w:rsidR="00C74142" w:rsidRPr="006D779A">
        <w:rPr>
          <w:rFonts w:ascii="Times New Roman" w:hAnsi="Times New Roman" w:cs="Times New Roman"/>
          <w:spacing w:val="-4"/>
          <w:sz w:val="24"/>
          <w:szCs w:val="24"/>
          <w:lang w:val="fr-FR"/>
          <w:rPrChange w:id="906" w:author="ttclandm" w:date="2025-12-17T14:49:00Z">
            <w:rPr>
              <w:lang w:val="fr-FR"/>
            </w:rPr>
          </w:rPrChange>
        </w:rPr>
        <w:t>Phụ lục hợp đồng là bộ phận đính kèm, không thể tách rời Hợp Đồng này.</w:t>
      </w:r>
    </w:p>
    <w:p w14:paraId="7D2D829A" w14:textId="77777777" w:rsidR="006D779A" w:rsidRPr="006D779A" w:rsidRDefault="006D779A">
      <w:pPr>
        <w:pStyle w:val="ListParagraph"/>
        <w:numPr>
          <w:ilvl w:val="1"/>
          <w:numId w:val="43"/>
        </w:numPr>
        <w:spacing w:line="276" w:lineRule="auto"/>
        <w:ind w:left="567" w:hanging="567"/>
        <w:jc w:val="both"/>
        <w:rPr>
          <w:ins w:id="907" w:author="ttclandm" w:date="2025-12-17T14:49:00Z"/>
          <w:rFonts w:ascii="Times New Roman" w:hAnsi="Times New Roman" w:cs="Times New Roman"/>
          <w:spacing w:val="-4"/>
          <w:sz w:val="24"/>
          <w:szCs w:val="24"/>
          <w:lang w:val="fr-FR"/>
          <w:rPrChange w:id="908" w:author="ttclandm" w:date="2025-12-17T14:49:00Z">
            <w:rPr>
              <w:ins w:id="909" w:author="ttclandm" w:date="2025-12-17T14:49:00Z"/>
              <w:lang w:val="fr-FR"/>
            </w:rPr>
          </w:rPrChange>
        </w:rPr>
        <w:pPrChange w:id="910" w:author="ttclandm" w:date="2025-12-17T14:49:00Z">
          <w:pPr>
            <w:pStyle w:val="ListParagraph"/>
            <w:numPr>
              <w:ilvl w:val="1"/>
              <w:numId w:val="43"/>
            </w:numPr>
            <w:spacing w:line="276" w:lineRule="auto"/>
            <w:ind w:left="360" w:hanging="360"/>
          </w:pPr>
        </w:pPrChange>
      </w:pPr>
    </w:p>
    <w:p w14:paraId="1F841745" w14:textId="2B1B3E4A" w:rsidR="00C74142" w:rsidDel="006D779A" w:rsidRDefault="00A93675">
      <w:pPr>
        <w:pStyle w:val="ListParagraph"/>
        <w:numPr>
          <w:ilvl w:val="1"/>
          <w:numId w:val="43"/>
        </w:numPr>
        <w:spacing w:line="276" w:lineRule="auto"/>
        <w:ind w:left="567" w:hanging="567"/>
        <w:jc w:val="both"/>
        <w:rPr>
          <w:del w:id="911" w:author="ttclandm" w:date="2025-12-17T14:49:00Z"/>
          <w:rFonts w:ascii="Times New Roman" w:hAnsi="Times New Roman" w:cs="Times New Roman"/>
          <w:sz w:val="24"/>
          <w:szCs w:val="24"/>
          <w:lang w:val="nl-NL"/>
        </w:rPr>
        <w:pPrChange w:id="912" w:author="ttclandm" w:date="2025-12-17T14:49:00Z">
          <w:pPr>
            <w:pStyle w:val="ListParagraph"/>
            <w:numPr>
              <w:ilvl w:val="1"/>
              <w:numId w:val="43"/>
            </w:numPr>
            <w:spacing w:after="80" w:line="276" w:lineRule="auto"/>
            <w:ind w:left="360" w:hanging="360"/>
            <w:jc w:val="both"/>
          </w:pPr>
        </w:pPrChange>
      </w:pPr>
      <w:del w:id="913" w:author="ttclandm" w:date="2025-12-17T14:49:00Z">
        <w:r w:rsidRPr="006D779A" w:rsidDel="006D779A">
          <w:rPr>
            <w:rFonts w:ascii="Times New Roman" w:hAnsi="Times New Roman" w:cs="Times New Roman"/>
            <w:sz w:val="24"/>
            <w:szCs w:val="24"/>
            <w:lang w:val="nl-NL"/>
            <w:rPrChange w:id="914" w:author="ttclandm" w:date="2025-12-17T14:49:00Z">
              <w:rPr>
                <w:lang w:val="nl-NL"/>
              </w:rPr>
            </w:rPrChange>
          </w:rPr>
          <w:delText xml:space="preserve"> </w:delText>
        </w:r>
      </w:del>
      <w:r w:rsidR="00C74142" w:rsidRPr="006D779A">
        <w:rPr>
          <w:rFonts w:ascii="Times New Roman" w:hAnsi="Times New Roman" w:cs="Times New Roman"/>
          <w:sz w:val="24"/>
          <w:szCs w:val="24"/>
          <w:lang w:val="nl-NL"/>
          <w:rPrChange w:id="915" w:author="ttclandm" w:date="2025-12-17T14:49:00Z">
            <w:rPr>
              <w:lang w:val="nl-NL"/>
            </w:rPr>
          </w:rPrChange>
        </w:rPr>
        <w:t>Hợp Đồng có hiệu lực kể từ ngày ký và tự động thanh lý khi Hai Bên hoàn tất toàn bộ các quyền và nghĩa vụ của mình trong Hợp Đồng.</w:t>
      </w:r>
    </w:p>
    <w:p w14:paraId="5AAE7EE8" w14:textId="77777777" w:rsidR="006D779A" w:rsidRPr="006D779A" w:rsidRDefault="006D779A">
      <w:pPr>
        <w:pStyle w:val="ListParagraph"/>
        <w:numPr>
          <w:ilvl w:val="1"/>
          <w:numId w:val="43"/>
        </w:numPr>
        <w:spacing w:line="276" w:lineRule="auto"/>
        <w:ind w:left="567" w:hanging="567"/>
        <w:jc w:val="both"/>
        <w:rPr>
          <w:ins w:id="916" w:author="ttclandm" w:date="2025-12-17T14:49:00Z"/>
          <w:rFonts w:ascii="Times New Roman" w:hAnsi="Times New Roman" w:cs="Times New Roman"/>
          <w:sz w:val="24"/>
          <w:szCs w:val="24"/>
          <w:lang w:val="nl-NL"/>
          <w:rPrChange w:id="917" w:author="ttclandm" w:date="2025-12-17T14:49:00Z">
            <w:rPr>
              <w:ins w:id="918" w:author="ttclandm" w:date="2025-12-17T14:49:00Z"/>
              <w:lang w:val="nl-NL"/>
            </w:rPr>
          </w:rPrChange>
        </w:rPr>
        <w:pPrChange w:id="919" w:author="ttclandm" w:date="2025-12-17T14:49:00Z">
          <w:pPr>
            <w:pStyle w:val="ListParagraph"/>
            <w:numPr>
              <w:ilvl w:val="1"/>
              <w:numId w:val="43"/>
            </w:numPr>
            <w:spacing w:line="276" w:lineRule="auto"/>
            <w:ind w:left="360" w:hanging="360"/>
            <w:jc w:val="both"/>
          </w:pPr>
        </w:pPrChange>
      </w:pPr>
    </w:p>
    <w:p w14:paraId="489C228D" w14:textId="77777777" w:rsidR="00C878FD" w:rsidRDefault="00A93675">
      <w:pPr>
        <w:pStyle w:val="ListParagraph"/>
        <w:numPr>
          <w:ilvl w:val="1"/>
          <w:numId w:val="43"/>
        </w:numPr>
        <w:spacing w:line="276" w:lineRule="auto"/>
        <w:ind w:left="567" w:hanging="567"/>
        <w:jc w:val="both"/>
        <w:rPr>
          <w:ins w:id="920" w:author="ttclandm" w:date="2025-12-17T15:00:00Z"/>
          <w:rFonts w:ascii="Times New Roman" w:hAnsi="Times New Roman" w:cs="Times New Roman"/>
          <w:sz w:val="24"/>
          <w:szCs w:val="24"/>
          <w:lang w:val="nl-NL"/>
        </w:rPr>
        <w:pPrChange w:id="921" w:author="ttclandm" w:date="2025-12-17T14:49:00Z">
          <w:pPr>
            <w:pStyle w:val="ListParagraph"/>
            <w:numPr>
              <w:ilvl w:val="1"/>
              <w:numId w:val="43"/>
            </w:numPr>
            <w:spacing w:after="80" w:line="276" w:lineRule="auto"/>
            <w:ind w:left="360" w:hanging="360"/>
            <w:jc w:val="both"/>
          </w:pPr>
        </w:pPrChange>
      </w:pPr>
      <w:del w:id="922" w:author="ttclandm" w:date="2025-12-17T14:49:00Z">
        <w:r w:rsidRPr="006D779A" w:rsidDel="006D779A">
          <w:rPr>
            <w:rFonts w:ascii="Times New Roman" w:hAnsi="Times New Roman" w:cs="Times New Roman"/>
            <w:sz w:val="24"/>
            <w:szCs w:val="24"/>
            <w:lang w:val="nl-NL"/>
            <w:rPrChange w:id="923" w:author="ttclandm" w:date="2025-12-17T14:49:00Z">
              <w:rPr>
                <w:lang w:val="nl-NL"/>
              </w:rPr>
            </w:rPrChange>
          </w:rPr>
          <w:delText xml:space="preserve"> </w:delText>
        </w:r>
      </w:del>
      <w:r w:rsidR="00C74142" w:rsidRPr="006D779A">
        <w:rPr>
          <w:rFonts w:ascii="Times New Roman" w:hAnsi="Times New Roman" w:cs="Times New Roman"/>
          <w:sz w:val="24"/>
          <w:szCs w:val="24"/>
          <w:lang w:val="nl-NL"/>
          <w:rPrChange w:id="924" w:author="ttclandm" w:date="2025-12-17T14:49:00Z">
            <w:rPr>
              <w:lang w:val="nl-NL"/>
            </w:rPr>
          </w:rPrChange>
        </w:rPr>
        <w:t>Hợp Đồng này được lập thành bốn (04) bản, có giá trị pháp lý như nhau. Mỗi Bên sẽ giữ hai (02) bản để thực hiện.</w:t>
      </w:r>
    </w:p>
    <w:p w14:paraId="291A8450" w14:textId="77777777" w:rsidR="00C878FD" w:rsidRDefault="00C878FD">
      <w:pPr>
        <w:pStyle w:val="ListParagraph"/>
        <w:spacing w:line="276" w:lineRule="auto"/>
        <w:ind w:left="567"/>
        <w:jc w:val="both"/>
        <w:rPr>
          <w:ins w:id="925" w:author="ttclandm" w:date="2025-12-17T15:00:00Z"/>
          <w:rFonts w:ascii="Times New Roman" w:hAnsi="Times New Roman" w:cs="Times New Roman"/>
          <w:sz w:val="24"/>
          <w:szCs w:val="24"/>
          <w:lang w:val="nl-NL"/>
        </w:rPr>
        <w:pPrChange w:id="926" w:author="ttclandm" w:date="2025-12-17T15:00:00Z">
          <w:pPr>
            <w:pStyle w:val="ListParagraph"/>
            <w:numPr>
              <w:ilvl w:val="1"/>
              <w:numId w:val="43"/>
            </w:numPr>
            <w:spacing w:after="80" w:line="276" w:lineRule="auto"/>
            <w:ind w:left="360" w:hanging="360"/>
            <w:jc w:val="both"/>
          </w:pPr>
        </w:pPrChange>
      </w:pPr>
    </w:p>
    <w:p w14:paraId="297D7667" w14:textId="28E660C1" w:rsidR="00C74142" w:rsidRDefault="00C74142">
      <w:pPr>
        <w:pStyle w:val="ListParagraph"/>
        <w:spacing w:line="276" w:lineRule="auto"/>
        <w:ind w:left="567"/>
        <w:jc w:val="both"/>
        <w:rPr>
          <w:ins w:id="927" w:author="ttclandm" w:date="2025-12-17T14:57:00Z"/>
          <w:rFonts w:ascii="Times New Roman" w:hAnsi="Times New Roman" w:cs="Times New Roman"/>
          <w:sz w:val="24"/>
          <w:szCs w:val="24"/>
          <w:lang w:val="nl-NL"/>
        </w:rPr>
        <w:pPrChange w:id="928" w:author="ttclandm" w:date="2025-12-17T15:00:00Z">
          <w:pPr>
            <w:pStyle w:val="ListParagraph"/>
            <w:numPr>
              <w:ilvl w:val="1"/>
              <w:numId w:val="43"/>
            </w:numPr>
            <w:spacing w:after="80" w:line="276" w:lineRule="auto"/>
            <w:ind w:left="360" w:hanging="360"/>
            <w:jc w:val="both"/>
          </w:pPr>
        </w:pPrChange>
      </w:pPr>
      <w:del w:id="929" w:author="ttclandm" w:date="2025-12-17T15:00:00Z">
        <w:r w:rsidRPr="006D779A" w:rsidDel="00C878FD">
          <w:rPr>
            <w:rFonts w:ascii="Times New Roman" w:hAnsi="Times New Roman" w:cs="Times New Roman"/>
            <w:sz w:val="24"/>
            <w:szCs w:val="24"/>
            <w:lang w:val="nl-NL"/>
            <w:rPrChange w:id="930" w:author="ttclandm" w:date="2025-12-17T14:49:00Z">
              <w:rPr>
                <w:lang w:val="nl-NL"/>
              </w:rPr>
            </w:rPrChange>
          </w:rPr>
          <w:delText xml:space="preserve">  </w:delText>
        </w:r>
      </w:del>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931" w:author="ttclandm" w:date="2025-12-17T14:59:00Z">
          <w:tblPr>
            <w:tblStyle w:val="TableGrid"/>
            <w:tblW w:w="0" w:type="auto"/>
            <w:tblInd w:w="567" w:type="dxa"/>
            <w:tblLook w:val="04A0" w:firstRow="1" w:lastRow="0" w:firstColumn="1" w:lastColumn="0" w:noHBand="0" w:noVBand="1"/>
          </w:tblPr>
        </w:tblPrChange>
      </w:tblPr>
      <w:tblGrid>
        <w:gridCol w:w="4461"/>
        <w:gridCol w:w="4469"/>
        <w:tblGridChange w:id="932">
          <w:tblGrid>
            <w:gridCol w:w="25"/>
            <w:gridCol w:w="4436"/>
            <w:gridCol w:w="20"/>
            <w:gridCol w:w="4449"/>
            <w:gridCol w:w="15"/>
          </w:tblGrid>
        </w:tblGridChange>
      </w:tblGrid>
      <w:tr w:rsidR="00C878FD" w14:paraId="10448A45" w14:textId="77777777" w:rsidTr="00C878FD">
        <w:trPr>
          <w:ins w:id="933" w:author="ttclandm" w:date="2025-12-17T14:57:00Z"/>
          <w:trPrChange w:id="934" w:author="ttclandm" w:date="2025-12-17T14:59:00Z">
            <w:trPr>
              <w:gridBefore w:val="1"/>
            </w:trPr>
          </w:trPrChange>
        </w:trPr>
        <w:tc>
          <w:tcPr>
            <w:tcW w:w="4743" w:type="dxa"/>
            <w:tcPrChange w:id="935" w:author="ttclandm" w:date="2025-12-17T14:59:00Z">
              <w:tcPr>
                <w:tcW w:w="4743" w:type="dxa"/>
                <w:gridSpan w:val="2"/>
              </w:tcPr>
            </w:tcPrChange>
          </w:tcPr>
          <w:p w14:paraId="0CCD1964" w14:textId="77777777" w:rsidR="00C878FD" w:rsidRDefault="00C878FD">
            <w:pPr>
              <w:pStyle w:val="ListParagraph"/>
              <w:spacing w:line="276" w:lineRule="auto"/>
              <w:ind w:left="0"/>
              <w:jc w:val="center"/>
              <w:rPr>
                <w:ins w:id="936" w:author="ttclandm" w:date="2025-12-17T14:57:00Z"/>
                <w:rFonts w:ascii="Times New Roman" w:hAnsi="Times New Roman" w:cs="Times New Roman"/>
                <w:b/>
                <w:sz w:val="24"/>
                <w:szCs w:val="24"/>
                <w:lang w:val="nl-NL"/>
              </w:rPr>
              <w:pPrChange w:id="937" w:author="ttclandm" w:date="2025-12-17T14:58:00Z">
                <w:pPr>
                  <w:pStyle w:val="ListParagraph"/>
                  <w:spacing w:line="276" w:lineRule="auto"/>
                  <w:ind w:left="0"/>
                  <w:jc w:val="both"/>
                </w:pPr>
              </w:pPrChange>
            </w:pPr>
            <w:ins w:id="938" w:author="ttclandm" w:date="2025-12-17T14:57:00Z">
              <w:r w:rsidRPr="0075087F">
                <w:rPr>
                  <w:rFonts w:ascii="Times New Roman" w:hAnsi="Times New Roman" w:cs="Times New Roman"/>
                  <w:b/>
                  <w:sz w:val="24"/>
                  <w:szCs w:val="24"/>
                  <w:lang w:val="nl-NL"/>
                </w:rPr>
                <w:t>ĐẠI DIỆN BÊN A</w:t>
              </w:r>
            </w:ins>
          </w:p>
          <w:p w14:paraId="4A672093" w14:textId="0328C88D" w:rsidR="00C878FD" w:rsidRDefault="00C878FD">
            <w:pPr>
              <w:pStyle w:val="ListParagraph"/>
              <w:spacing w:line="276" w:lineRule="auto"/>
              <w:ind w:left="0"/>
              <w:jc w:val="center"/>
              <w:rPr>
                <w:ins w:id="939" w:author="ttclandm" w:date="2025-12-17T14:57:00Z"/>
                <w:rFonts w:ascii="Times New Roman" w:hAnsi="Times New Roman" w:cs="Times New Roman"/>
                <w:sz w:val="24"/>
                <w:szCs w:val="24"/>
                <w:lang w:val="nl-NL"/>
              </w:rPr>
              <w:pPrChange w:id="940" w:author="ttclandm" w:date="2025-12-17T14:58:00Z">
                <w:pPr>
                  <w:pStyle w:val="ListParagraph"/>
                  <w:spacing w:line="276" w:lineRule="auto"/>
                  <w:ind w:left="0"/>
                  <w:jc w:val="both"/>
                </w:pPr>
              </w:pPrChange>
            </w:pPr>
            <w:ins w:id="941" w:author="ttclandm" w:date="2025-12-17T14:57:00Z">
              <w:r>
                <w:rPr>
                  <w:rFonts w:ascii="Times New Roman" w:hAnsi="Times New Roman" w:cs="Times New Roman"/>
                  <w:b/>
                  <w:sz w:val="24"/>
                  <w:szCs w:val="24"/>
                  <w:lang w:val="nl-NL"/>
                </w:rPr>
                <w:t>Giám đốc</w:t>
              </w:r>
            </w:ins>
          </w:p>
        </w:tc>
        <w:tc>
          <w:tcPr>
            <w:tcW w:w="4744" w:type="dxa"/>
            <w:tcPrChange w:id="942" w:author="ttclandm" w:date="2025-12-17T14:59:00Z">
              <w:tcPr>
                <w:tcW w:w="4744" w:type="dxa"/>
                <w:gridSpan w:val="2"/>
              </w:tcPr>
            </w:tcPrChange>
          </w:tcPr>
          <w:p w14:paraId="71597759" w14:textId="32A5E69E" w:rsidR="00C878FD" w:rsidRPr="00C878FD" w:rsidRDefault="00C878FD">
            <w:pPr>
              <w:pStyle w:val="ListParagraph"/>
              <w:spacing w:line="276" w:lineRule="auto"/>
              <w:ind w:left="0"/>
              <w:jc w:val="center"/>
              <w:rPr>
                <w:ins w:id="943" w:author="ttclandm" w:date="2025-12-17T14:57:00Z"/>
                <w:rFonts w:ascii="Times New Roman" w:hAnsi="Times New Roman" w:cs="Times New Roman"/>
                <w:sz w:val="24"/>
                <w:szCs w:val="24"/>
                <w:lang w:val="nl-NL"/>
              </w:rPr>
              <w:pPrChange w:id="944" w:author="ttclandm" w:date="2025-12-17T14:58:00Z">
                <w:pPr>
                  <w:pStyle w:val="ListParagraph"/>
                  <w:spacing w:line="276" w:lineRule="auto"/>
                  <w:ind w:left="0"/>
                  <w:jc w:val="both"/>
                </w:pPr>
              </w:pPrChange>
            </w:pPr>
            <w:ins w:id="945" w:author="ttclandm" w:date="2025-12-17T14:57:00Z">
              <w:r w:rsidRPr="00C878FD">
                <w:rPr>
                  <w:rFonts w:ascii="Times New Roman" w:hAnsi="Times New Roman" w:cs="Times New Roman"/>
                  <w:b/>
                  <w:sz w:val="24"/>
                  <w:szCs w:val="24"/>
                  <w:lang w:val="nl-NL"/>
                </w:rPr>
                <w:t>ĐẠI DIỆN BÊN B</w:t>
              </w:r>
            </w:ins>
          </w:p>
          <w:p w14:paraId="218D1444" w14:textId="0874564F" w:rsidR="00C878FD" w:rsidRPr="00C878FD" w:rsidRDefault="00C878FD">
            <w:pPr>
              <w:tabs>
                <w:tab w:val="left" w:pos="1044"/>
              </w:tabs>
              <w:jc w:val="center"/>
              <w:rPr>
                <w:ins w:id="946" w:author="ttclandm" w:date="2025-12-17T14:57:00Z"/>
                <w:rFonts w:ascii="Times New Roman" w:hAnsi="Times New Roman" w:cs="Times New Roman"/>
                <w:b/>
                <w:sz w:val="24"/>
                <w:szCs w:val="24"/>
                <w:lang w:val="nl-NL"/>
                <w:rPrChange w:id="947" w:author="ttclandm" w:date="2025-12-17T14:57:00Z">
                  <w:rPr>
                    <w:ins w:id="948" w:author="ttclandm" w:date="2025-12-17T14:57:00Z"/>
                    <w:rFonts w:ascii="Times New Roman" w:hAnsi="Times New Roman" w:cs="Times New Roman"/>
                    <w:sz w:val="24"/>
                    <w:szCs w:val="24"/>
                    <w:lang w:val="nl-NL"/>
                  </w:rPr>
                </w:rPrChange>
              </w:rPr>
              <w:pPrChange w:id="949" w:author="ttclandm" w:date="2025-12-17T14:58:00Z">
                <w:pPr>
                  <w:pStyle w:val="ListParagraph"/>
                  <w:spacing w:line="276" w:lineRule="auto"/>
                  <w:ind w:left="0"/>
                  <w:jc w:val="both"/>
                </w:pPr>
              </w:pPrChange>
            </w:pPr>
            <w:ins w:id="950" w:author="ttclandm" w:date="2025-12-17T14:57:00Z">
              <w:r w:rsidRPr="00C878FD">
                <w:rPr>
                  <w:rFonts w:ascii="Times New Roman" w:hAnsi="Times New Roman" w:cs="Times New Roman"/>
                  <w:b/>
                  <w:sz w:val="24"/>
                  <w:szCs w:val="24"/>
                  <w:lang w:val="nl-NL"/>
                  <w:rPrChange w:id="951" w:author="ttclandm" w:date="2025-12-17T14:57:00Z">
                    <w:rPr>
                      <w:b/>
                      <w:lang w:val="nl-NL"/>
                    </w:rPr>
                  </w:rPrChange>
                </w:rPr>
                <w:t xml:space="preserve">Giám </w:t>
              </w:r>
            </w:ins>
            <w:ins w:id="952" w:author="ttclandm" w:date="2025-12-17T14:58:00Z">
              <w:r>
                <w:rPr>
                  <w:rFonts w:ascii="Times New Roman" w:hAnsi="Times New Roman" w:cs="Times New Roman"/>
                  <w:b/>
                  <w:sz w:val="24"/>
                  <w:szCs w:val="24"/>
                  <w:lang w:val="nl-NL"/>
                </w:rPr>
                <w:t>đốc</w:t>
              </w:r>
            </w:ins>
          </w:p>
        </w:tc>
      </w:tr>
      <w:tr w:rsidR="00C878FD" w14:paraId="35C48B64" w14:textId="77777777" w:rsidTr="00C878FD">
        <w:trPr>
          <w:trHeight w:val="2078"/>
          <w:ins w:id="953" w:author="ttclandm" w:date="2025-12-17T14:57:00Z"/>
          <w:trPrChange w:id="954" w:author="ttclandm" w:date="2025-12-17T14:59:00Z">
            <w:trPr>
              <w:gridBefore w:val="1"/>
              <w:trHeight w:val="2078"/>
            </w:trPr>
          </w:trPrChange>
        </w:trPr>
        <w:tc>
          <w:tcPr>
            <w:tcW w:w="4743" w:type="dxa"/>
            <w:vAlign w:val="bottom"/>
            <w:tcPrChange w:id="955" w:author="ttclandm" w:date="2025-12-17T14:59:00Z">
              <w:tcPr>
                <w:tcW w:w="4743" w:type="dxa"/>
                <w:gridSpan w:val="2"/>
                <w:vAlign w:val="bottom"/>
              </w:tcPr>
            </w:tcPrChange>
          </w:tcPr>
          <w:p w14:paraId="30793323" w14:textId="37C44DB3" w:rsidR="00C878FD" w:rsidRPr="00C878FD" w:rsidRDefault="00C878FD">
            <w:pPr>
              <w:pStyle w:val="ListParagraph"/>
              <w:spacing w:line="276" w:lineRule="auto"/>
              <w:ind w:left="0"/>
              <w:jc w:val="center"/>
              <w:rPr>
                <w:ins w:id="956" w:author="ttclandm" w:date="2025-12-17T14:57:00Z"/>
                <w:rFonts w:ascii="Times New Roman" w:hAnsi="Times New Roman" w:cs="Times New Roman"/>
                <w:b/>
                <w:sz w:val="24"/>
                <w:szCs w:val="24"/>
                <w:lang w:val="nl-NL"/>
                <w:rPrChange w:id="957" w:author="ttclandm" w:date="2025-12-17T14:59:00Z">
                  <w:rPr>
                    <w:ins w:id="958" w:author="ttclandm" w:date="2025-12-17T14:57:00Z"/>
                    <w:rFonts w:ascii="Times New Roman" w:hAnsi="Times New Roman" w:cs="Times New Roman"/>
                    <w:sz w:val="24"/>
                    <w:szCs w:val="24"/>
                    <w:lang w:val="nl-NL"/>
                  </w:rPr>
                </w:rPrChange>
              </w:rPr>
              <w:pPrChange w:id="959" w:author="ttclandm" w:date="2025-12-17T14:58:00Z">
                <w:pPr>
                  <w:pStyle w:val="ListParagraph"/>
                  <w:spacing w:line="276" w:lineRule="auto"/>
                  <w:ind w:left="0"/>
                  <w:jc w:val="both"/>
                </w:pPr>
              </w:pPrChange>
            </w:pPr>
            <w:ins w:id="960" w:author="ttclandm" w:date="2025-12-17T14:58:00Z">
              <w:r w:rsidRPr="00C878FD">
                <w:rPr>
                  <w:rFonts w:ascii="Times New Roman" w:hAnsi="Times New Roman" w:cs="Times New Roman"/>
                  <w:b/>
                  <w:sz w:val="24"/>
                  <w:szCs w:val="24"/>
                  <w:lang w:val="nl-NL"/>
                  <w:rPrChange w:id="961" w:author="ttclandm" w:date="2025-12-17T14:59:00Z">
                    <w:rPr>
                      <w:rFonts w:ascii="Times New Roman" w:hAnsi="Times New Roman" w:cs="Times New Roman"/>
                      <w:sz w:val="24"/>
                      <w:szCs w:val="24"/>
                      <w:lang w:val="nl-NL"/>
                    </w:rPr>
                  </w:rPrChange>
                </w:rPr>
                <w:t>LÊ VĂN LỘC</w:t>
              </w:r>
            </w:ins>
          </w:p>
        </w:tc>
        <w:tc>
          <w:tcPr>
            <w:tcW w:w="4744" w:type="dxa"/>
            <w:vAlign w:val="bottom"/>
            <w:tcPrChange w:id="962" w:author="ttclandm" w:date="2025-12-17T14:59:00Z">
              <w:tcPr>
                <w:tcW w:w="4744" w:type="dxa"/>
                <w:gridSpan w:val="2"/>
                <w:vAlign w:val="bottom"/>
              </w:tcPr>
            </w:tcPrChange>
          </w:tcPr>
          <w:p w14:paraId="34AB96CA" w14:textId="2E5FCC75" w:rsidR="00C878FD" w:rsidRPr="00C878FD" w:rsidRDefault="00C878FD">
            <w:pPr>
              <w:pStyle w:val="ListParagraph"/>
              <w:spacing w:line="276" w:lineRule="auto"/>
              <w:ind w:left="0"/>
              <w:jc w:val="center"/>
              <w:rPr>
                <w:ins w:id="963" w:author="ttclandm" w:date="2025-12-17T14:57:00Z"/>
                <w:rFonts w:ascii="Times New Roman" w:hAnsi="Times New Roman" w:cs="Times New Roman"/>
                <w:b/>
                <w:sz w:val="24"/>
                <w:szCs w:val="24"/>
                <w:lang w:val="nl-NL"/>
                <w:rPrChange w:id="964" w:author="ttclandm" w:date="2025-12-17T14:59:00Z">
                  <w:rPr>
                    <w:ins w:id="965" w:author="ttclandm" w:date="2025-12-17T14:57:00Z"/>
                    <w:rFonts w:ascii="Times New Roman" w:hAnsi="Times New Roman" w:cs="Times New Roman"/>
                    <w:sz w:val="24"/>
                    <w:szCs w:val="24"/>
                    <w:lang w:val="nl-NL"/>
                  </w:rPr>
                </w:rPrChange>
              </w:rPr>
              <w:pPrChange w:id="966" w:author="ttclandm" w:date="2025-12-17T14:58:00Z">
                <w:pPr>
                  <w:pStyle w:val="ListParagraph"/>
                  <w:spacing w:line="276" w:lineRule="auto"/>
                  <w:ind w:left="0"/>
                  <w:jc w:val="both"/>
                </w:pPr>
              </w:pPrChange>
            </w:pPr>
            <w:ins w:id="967" w:author="ttclandm" w:date="2025-12-17T14:58:00Z">
              <w:r w:rsidRPr="00C878FD">
                <w:rPr>
                  <w:rFonts w:ascii="Times New Roman" w:hAnsi="Times New Roman" w:cs="Times New Roman"/>
                  <w:b/>
                  <w:sz w:val="24"/>
                  <w:szCs w:val="24"/>
                  <w:lang w:val="nl-NL"/>
                  <w:rPrChange w:id="968" w:author="ttclandm" w:date="2025-12-17T14:59:00Z">
                    <w:rPr>
                      <w:rFonts w:ascii="Times New Roman" w:hAnsi="Times New Roman" w:cs="Times New Roman"/>
                      <w:sz w:val="24"/>
                      <w:szCs w:val="24"/>
                      <w:lang w:val="nl-NL"/>
                    </w:rPr>
                  </w:rPrChange>
                </w:rPr>
                <w:t>TRẦN VĂN TOÁN</w:t>
              </w:r>
            </w:ins>
          </w:p>
        </w:tc>
      </w:tr>
    </w:tbl>
    <w:p w14:paraId="1920CBDB" w14:textId="77777777" w:rsidR="00C878FD" w:rsidRPr="006D779A" w:rsidRDefault="00C878FD">
      <w:pPr>
        <w:pStyle w:val="ListParagraph"/>
        <w:spacing w:line="276" w:lineRule="auto"/>
        <w:ind w:left="567"/>
        <w:jc w:val="both"/>
        <w:rPr>
          <w:rFonts w:ascii="Times New Roman" w:hAnsi="Times New Roman" w:cs="Times New Roman"/>
          <w:sz w:val="24"/>
          <w:szCs w:val="24"/>
          <w:lang w:val="nl-NL"/>
          <w:rPrChange w:id="969" w:author="ttclandm" w:date="2025-12-17T14:49:00Z">
            <w:rPr>
              <w:lang w:val="nl-NL"/>
            </w:rPr>
          </w:rPrChange>
        </w:rPr>
        <w:pPrChange w:id="970" w:author="ttclandm" w:date="2025-12-17T14:57:00Z">
          <w:pPr>
            <w:pStyle w:val="ListParagraph"/>
            <w:numPr>
              <w:ilvl w:val="1"/>
              <w:numId w:val="43"/>
            </w:numPr>
            <w:spacing w:after="80" w:line="276" w:lineRule="auto"/>
            <w:ind w:left="360" w:hanging="360"/>
            <w:jc w:val="both"/>
          </w:pPr>
        </w:pPrChange>
      </w:pPr>
    </w:p>
    <w:p w14:paraId="4D341A12" w14:textId="59170E0D" w:rsidR="00C74142" w:rsidRPr="0075087F" w:rsidRDefault="00C74142" w:rsidP="00C74142">
      <w:pPr>
        <w:tabs>
          <w:tab w:val="center" w:pos="2160"/>
          <w:tab w:val="center" w:pos="7740"/>
        </w:tabs>
        <w:spacing w:line="276" w:lineRule="auto"/>
        <w:contextualSpacing/>
        <w:rPr>
          <w:rFonts w:ascii="Times New Roman" w:hAnsi="Times New Roman" w:cs="Times New Roman"/>
          <w:b/>
          <w:sz w:val="24"/>
          <w:szCs w:val="24"/>
          <w:lang w:val="nl-NL"/>
        </w:rPr>
      </w:pPr>
      <w:r w:rsidRPr="0075087F">
        <w:rPr>
          <w:rFonts w:ascii="Times New Roman" w:hAnsi="Times New Roman" w:cs="Times New Roman"/>
          <w:b/>
          <w:sz w:val="24"/>
          <w:szCs w:val="24"/>
          <w:lang w:val="nl-NL"/>
        </w:rPr>
        <w:tab/>
      </w:r>
      <w:del w:id="971" w:author="ttclandm" w:date="2025-12-17T14:57:00Z">
        <w:r w:rsidRPr="0075087F" w:rsidDel="00C878FD">
          <w:rPr>
            <w:rFonts w:ascii="Times New Roman" w:hAnsi="Times New Roman" w:cs="Times New Roman"/>
            <w:b/>
            <w:sz w:val="24"/>
            <w:szCs w:val="24"/>
            <w:lang w:val="nl-NL"/>
          </w:rPr>
          <w:delText>ĐẠI DIỆN BÊN A</w:delText>
        </w:r>
      </w:del>
      <w:r w:rsidRPr="0075087F">
        <w:rPr>
          <w:rFonts w:ascii="Times New Roman" w:hAnsi="Times New Roman" w:cs="Times New Roman"/>
          <w:b/>
          <w:sz w:val="24"/>
          <w:szCs w:val="24"/>
          <w:lang w:val="nl-NL"/>
        </w:rPr>
        <w:tab/>
      </w:r>
      <w:del w:id="972" w:author="ttclandm" w:date="2025-12-17T14:57:00Z">
        <w:r w:rsidRPr="0075087F" w:rsidDel="00C878FD">
          <w:rPr>
            <w:rFonts w:ascii="Times New Roman" w:hAnsi="Times New Roman" w:cs="Times New Roman"/>
            <w:b/>
            <w:sz w:val="24"/>
            <w:szCs w:val="24"/>
            <w:lang w:val="nl-NL"/>
          </w:rPr>
          <w:delText>ĐẠI DIỆN BÊN B</w:delText>
        </w:r>
      </w:del>
    </w:p>
    <w:p w14:paraId="1325D021" w14:textId="476ED92A" w:rsidR="00703894" w:rsidRDefault="00703894">
      <w:pPr>
        <w:spacing w:after="160" w:line="278" w:lineRule="auto"/>
        <w:rPr>
          <w:ins w:id="973" w:author="ttclandm" w:date="2025-12-19T08:41:00Z"/>
        </w:rPr>
      </w:pPr>
      <w:ins w:id="974" w:author="ttclandm" w:date="2025-12-19T08:41:00Z">
        <w:r>
          <w:br w:type="page"/>
        </w:r>
      </w:ins>
    </w:p>
    <w:p w14:paraId="028DEF63" w14:textId="402D8E2F" w:rsidR="00703894" w:rsidRPr="00703894" w:rsidRDefault="00703894">
      <w:pPr>
        <w:jc w:val="center"/>
        <w:rPr>
          <w:ins w:id="975" w:author="ttclandm" w:date="2025-12-19T08:42:00Z"/>
          <w:rFonts w:ascii="Times New Roman" w:hAnsi="Times New Roman" w:cs="Times New Roman"/>
          <w:b/>
          <w:sz w:val="32"/>
          <w:szCs w:val="32"/>
          <w:rPrChange w:id="976" w:author="ttclandm" w:date="2025-12-19T08:42:00Z">
            <w:rPr>
              <w:ins w:id="977" w:author="ttclandm" w:date="2025-12-19T08:42:00Z"/>
              <w:rFonts w:ascii="Times New Roman" w:hAnsi="Times New Roman" w:cs="Times New Roman"/>
            </w:rPr>
          </w:rPrChange>
        </w:rPr>
        <w:pPrChange w:id="978" w:author="ttclandm" w:date="2025-12-19T08:42:00Z">
          <w:pPr/>
        </w:pPrChange>
      </w:pPr>
      <w:ins w:id="979" w:author="ttclandm" w:date="2025-12-19T08:41:00Z">
        <w:r w:rsidRPr="00703894">
          <w:rPr>
            <w:rFonts w:ascii="Times New Roman" w:hAnsi="Times New Roman" w:cs="Times New Roman"/>
            <w:b/>
            <w:sz w:val="32"/>
            <w:szCs w:val="32"/>
            <w:rPrChange w:id="980" w:author="ttclandm" w:date="2025-12-19T08:42:00Z">
              <w:rPr/>
            </w:rPrChange>
          </w:rPr>
          <w:lastRenderedPageBreak/>
          <w:t>PHỤ LỤC 01: CHI TIẾT CÔNG VIỆC</w:t>
        </w:r>
      </w:ins>
    </w:p>
    <w:p w14:paraId="3A810630" w14:textId="04AF0D76" w:rsidR="00703894" w:rsidRPr="00703894" w:rsidRDefault="00703894" w:rsidP="00703894">
      <w:pPr>
        <w:spacing w:after="200" w:line="276" w:lineRule="auto"/>
        <w:jc w:val="center"/>
        <w:rPr>
          <w:ins w:id="981" w:author="ttclandm" w:date="2025-12-19T08:42:00Z"/>
          <w:rFonts w:ascii="Times New Roman" w:hAnsi="Times New Roman" w:cs="Times New Roman"/>
          <w:b/>
          <w:i/>
          <w:sz w:val="30"/>
          <w:szCs w:val="32"/>
          <w:rPrChange w:id="982" w:author="ttclandm" w:date="2025-12-19T08:42:00Z">
            <w:rPr>
              <w:ins w:id="983" w:author="ttclandm" w:date="2025-12-19T08:42:00Z"/>
              <w:rFonts w:ascii="Times New Roman" w:hAnsi="Times New Roman" w:cs="Times New Roman"/>
              <w:b/>
              <w:sz w:val="30"/>
              <w:szCs w:val="32"/>
            </w:rPr>
          </w:rPrChange>
        </w:rPr>
      </w:pPr>
      <w:ins w:id="984" w:author="ttclandm" w:date="2025-12-19T08:42:00Z">
        <w:r w:rsidRPr="00703894">
          <w:rPr>
            <w:rFonts w:ascii="Times New Roman" w:hAnsi="Times New Roman" w:cs="Times New Roman"/>
            <w:b/>
            <w:i/>
            <w:rPrChange w:id="985" w:author="ttclandm" w:date="2025-12-19T08:42:00Z">
              <w:rPr>
                <w:rFonts w:ascii="Times New Roman" w:hAnsi="Times New Roman" w:cs="Times New Roman"/>
              </w:rPr>
            </w:rPrChange>
          </w:rPr>
          <w:t xml:space="preserve">(Đính kèm Hợp đồng </w:t>
        </w:r>
        <w:r w:rsidRPr="00703894">
          <w:rPr>
            <w:rFonts w:ascii="Times New Roman" w:hAnsi="Times New Roman" w:cs="Times New Roman"/>
            <w:b/>
            <w:i/>
            <w:sz w:val="24"/>
            <w:szCs w:val="28"/>
            <w:rPrChange w:id="986" w:author="ttclandm" w:date="2025-12-19T08:42:00Z">
              <w:rPr>
                <w:rFonts w:ascii="Times New Roman" w:hAnsi="Times New Roman" w:cs="Times New Roman"/>
                <w:b/>
                <w:sz w:val="24"/>
                <w:szCs w:val="28"/>
              </w:rPr>
            </w:rPrChange>
          </w:rPr>
          <w:t xml:space="preserve">Số: </w:t>
        </w:r>
      </w:ins>
      <w:ins w:id="987" w:author="Thu HA" w:date="2026-04-13T14:46:00Z" w16du:dateUtc="2026-04-13T07:46:00Z">
        <w:r w:rsidR="007B478D">
          <w:rPr>
            <w:rFonts w:ascii="Times New Roman" w:hAnsi="Times New Roman" w:cs="Times New Roman"/>
            <w:b/>
            <w:sz w:val="24"/>
            <w:szCs w:val="28"/>
            <w:lang w:val="vi-VN"/>
          </w:rPr>
          <w:t>13042026</w:t>
        </w:r>
        <w:r w:rsidR="007B478D">
          <w:rPr>
            <w:rFonts w:ascii="Times New Roman" w:hAnsi="Times New Roman" w:cs="Times New Roman"/>
            <w:b/>
            <w:sz w:val="24"/>
            <w:szCs w:val="28"/>
          </w:rPr>
          <w:t>/HDVS/</w:t>
        </w:r>
      </w:ins>
      <w:ins w:id="988" w:author="Thu HA" w:date="2026-04-13T14:50:00Z" w16du:dateUtc="2026-04-13T07:50:00Z">
        <w:r w:rsidR="00001127">
          <w:rPr>
            <w:rFonts w:ascii="Times New Roman" w:hAnsi="Times New Roman" w:cs="Times New Roman"/>
            <w:b/>
            <w:sz w:val="24"/>
            <w:szCs w:val="28"/>
          </w:rPr>
          <w:t>CTC</w:t>
        </w:r>
      </w:ins>
      <w:ins w:id="989" w:author="Thu HA" w:date="2026-04-13T14:46:00Z" w16du:dateUtc="2026-04-13T07:46:00Z">
        <w:r w:rsidR="007B478D">
          <w:rPr>
            <w:rFonts w:ascii="Times New Roman" w:hAnsi="Times New Roman" w:cs="Times New Roman"/>
            <w:b/>
            <w:sz w:val="24"/>
            <w:szCs w:val="28"/>
            <w:lang w:val="vi-VN"/>
          </w:rPr>
          <w:t>_C7</w:t>
        </w:r>
      </w:ins>
      <w:ins w:id="990" w:author="Thu HA" w:date="2026-04-13T14:45:00Z" w16du:dateUtc="2026-04-13T07:45:00Z">
        <w:r w:rsidR="007B478D" w:rsidRPr="007B478D" w:rsidDel="007B478D">
          <w:rPr>
            <w:rFonts w:ascii="Times New Roman" w:hAnsi="Times New Roman" w:cs="Times New Roman"/>
            <w:b/>
            <w:i/>
            <w:sz w:val="24"/>
            <w:szCs w:val="28"/>
          </w:rPr>
          <w:t xml:space="preserve"> </w:t>
        </w:r>
      </w:ins>
      <w:ins w:id="991" w:author="ttclandm" w:date="2025-12-19T08:42:00Z">
        <w:del w:id="992" w:author="Thu HA" w:date="2026-04-13T14:45:00Z" w16du:dateUtc="2026-04-13T07:45:00Z">
          <w:r w:rsidRPr="00703894" w:rsidDel="007B478D">
            <w:rPr>
              <w:rFonts w:ascii="Times New Roman" w:hAnsi="Times New Roman" w:cs="Times New Roman"/>
              <w:b/>
              <w:i/>
              <w:sz w:val="24"/>
              <w:szCs w:val="28"/>
              <w:rPrChange w:id="993" w:author="ttclandm" w:date="2025-12-19T08:42:00Z">
                <w:rPr>
                  <w:rFonts w:ascii="Times New Roman" w:hAnsi="Times New Roman" w:cs="Times New Roman"/>
                  <w:b/>
                  <w:sz w:val="24"/>
                  <w:szCs w:val="28"/>
                </w:rPr>
              </w:rPrChange>
            </w:rPr>
            <w:delText>161225/HDVS/CTC-MLD</w:delText>
          </w:r>
        </w:del>
        <w:r w:rsidR="001B0496">
          <w:rPr>
            <w:rFonts w:ascii="Times New Roman" w:hAnsi="Times New Roman" w:cs="Times New Roman"/>
            <w:b/>
            <w:i/>
            <w:sz w:val="24"/>
            <w:szCs w:val="28"/>
          </w:rPr>
          <w:t xml:space="preserve"> ký ngày…</w:t>
        </w:r>
      </w:ins>
      <w:proofErr w:type="gramStart"/>
      <w:ins w:id="994" w:author="ttclandm" w:date="2025-12-19T08:43:00Z">
        <w:r w:rsidR="001B0496">
          <w:rPr>
            <w:rFonts w:ascii="Times New Roman" w:hAnsi="Times New Roman" w:cs="Times New Roman"/>
            <w:b/>
            <w:i/>
            <w:sz w:val="24"/>
            <w:szCs w:val="28"/>
          </w:rPr>
          <w:t>…..</w:t>
        </w:r>
      </w:ins>
      <w:proofErr w:type="gramEnd"/>
      <w:ins w:id="995" w:author="Thu HA" w:date="2026-04-13T14:46:00Z" w16du:dateUtc="2026-04-13T07:46:00Z">
        <w:r w:rsidR="007B478D">
          <w:rPr>
            <w:rFonts w:ascii="Times New Roman" w:hAnsi="Times New Roman" w:cs="Times New Roman"/>
            <w:b/>
            <w:i/>
            <w:sz w:val="24"/>
            <w:szCs w:val="28"/>
            <w:lang w:val="vi-VN"/>
          </w:rPr>
          <w:t xml:space="preserve"> </w:t>
        </w:r>
      </w:ins>
      <w:ins w:id="996" w:author="ttclandm" w:date="2025-12-19T08:43:00Z">
        <w:r w:rsidR="001B0496">
          <w:rPr>
            <w:rFonts w:ascii="Times New Roman" w:hAnsi="Times New Roman" w:cs="Times New Roman"/>
            <w:b/>
            <w:i/>
            <w:sz w:val="24"/>
            <w:szCs w:val="28"/>
          </w:rPr>
          <w:t>tháng</w:t>
        </w:r>
      </w:ins>
      <w:ins w:id="997" w:author="Thu HA" w:date="2026-04-13T14:46:00Z" w16du:dateUtc="2026-04-13T07:46:00Z">
        <w:r w:rsidR="007B478D">
          <w:rPr>
            <w:rFonts w:ascii="Times New Roman" w:hAnsi="Times New Roman" w:cs="Times New Roman"/>
            <w:b/>
            <w:i/>
            <w:sz w:val="24"/>
            <w:szCs w:val="28"/>
            <w:lang w:val="vi-VN"/>
          </w:rPr>
          <w:t xml:space="preserve"> </w:t>
        </w:r>
      </w:ins>
      <w:ins w:id="998" w:author="Thu HA" w:date="2026-04-13T14:47:00Z" w16du:dateUtc="2026-04-13T07:47:00Z">
        <w:r w:rsidR="007B478D">
          <w:rPr>
            <w:rFonts w:ascii="Times New Roman" w:hAnsi="Times New Roman" w:cs="Times New Roman"/>
            <w:b/>
            <w:i/>
            <w:sz w:val="24"/>
            <w:szCs w:val="28"/>
            <w:lang w:val="vi-VN"/>
          </w:rPr>
          <w:t xml:space="preserve">04 </w:t>
        </w:r>
      </w:ins>
      <w:ins w:id="999" w:author="ttclandm" w:date="2025-12-19T08:43:00Z">
        <w:del w:id="1000" w:author="Thu HA" w:date="2026-04-13T14:46:00Z" w16du:dateUtc="2026-04-13T07:46:00Z">
          <w:r w:rsidR="001B0496" w:rsidDel="007B478D">
            <w:rPr>
              <w:rFonts w:ascii="Times New Roman" w:hAnsi="Times New Roman" w:cs="Times New Roman"/>
              <w:b/>
              <w:i/>
              <w:sz w:val="24"/>
              <w:szCs w:val="28"/>
            </w:rPr>
            <w:delText>…….</w:delText>
          </w:r>
        </w:del>
        <w:r w:rsidR="001B0496">
          <w:rPr>
            <w:rFonts w:ascii="Times New Roman" w:hAnsi="Times New Roman" w:cs="Times New Roman"/>
            <w:b/>
            <w:i/>
            <w:sz w:val="24"/>
            <w:szCs w:val="28"/>
          </w:rPr>
          <w:t xml:space="preserve">năm </w:t>
        </w:r>
        <w:del w:id="1001" w:author="Thu HA" w:date="2026-04-13T14:46:00Z" w16du:dateUtc="2026-04-13T07:46:00Z">
          <w:r w:rsidR="001B0496" w:rsidDel="007B478D">
            <w:rPr>
              <w:rFonts w:ascii="Times New Roman" w:hAnsi="Times New Roman" w:cs="Times New Roman"/>
              <w:b/>
              <w:i/>
              <w:sz w:val="24"/>
              <w:szCs w:val="28"/>
            </w:rPr>
            <w:delText>2025</w:delText>
          </w:r>
        </w:del>
      </w:ins>
      <w:ins w:id="1002" w:author="Thu HA" w:date="2026-04-13T14:46:00Z" w16du:dateUtc="2026-04-13T07:46:00Z">
        <w:r w:rsidR="007B478D">
          <w:rPr>
            <w:rFonts w:ascii="Times New Roman" w:hAnsi="Times New Roman" w:cs="Times New Roman"/>
            <w:b/>
            <w:i/>
            <w:sz w:val="24"/>
            <w:szCs w:val="28"/>
          </w:rPr>
          <w:t>2026</w:t>
        </w:r>
      </w:ins>
      <w:ins w:id="1003" w:author="ttclandm" w:date="2025-12-19T08:42:00Z">
        <w:r w:rsidRPr="00703894">
          <w:rPr>
            <w:rFonts w:ascii="Times New Roman" w:hAnsi="Times New Roman" w:cs="Times New Roman"/>
            <w:b/>
            <w:i/>
            <w:sz w:val="24"/>
            <w:szCs w:val="28"/>
            <w:rPrChange w:id="1004" w:author="ttclandm" w:date="2025-12-19T08:42:00Z">
              <w:rPr>
                <w:rFonts w:ascii="Times New Roman" w:hAnsi="Times New Roman" w:cs="Times New Roman"/>
                <w:b/>
                <w:sz w:val="24"/>
                <w:szCs w:val="28"/>
              </w:rPr>
            </w:rPrChange>
          </w:rPr>
          <w:t>)</w:t>
        </w:r>
      </w:ins>
    </w:p>
    <w:tbl>
      <w:tblPr>
        <w:tblW w:w="10545" w:type="dxa"/>
        <w:tblInd w:w="-714" w:type="dxa"/>
        <w:tblCellMar>
          <w:top w:w="55" w:type="dxa"/>
          <w:left w:w="100" w:type="dxa"/>
          <w:right w:w="70" w:type="dxa"/>
        </w:tblCellMar>
        <w:tblLook w:val="04A0" w:firstRow="1" w:lastRow="0" w:firstColumn="1" w:lastColumn="0" w:noHBand="0" w:noVBand="1"/>
        <w:tblPrChange w:id="1005" w:author="ttclandm" w:date="2025-12-19T08:43:00Z">
          <w:tblPr>
            <w:tblW w:w="10545" w:type="dxa"/>
            <w:tblInd w:w="-72" w:type="dxa"/>
            <w:tblCellMar>
              <w:top w:w="55" w:type="dxa"/>
              <w:left w:w="100" w:type="dxa"/>
              <w:right w:w="70" w:type="dxa"/>
            </w:tblCellMar>
            <w:tblLook w:val="04A0" w:firstRow="1" w:lastRow="0" w:firstColumn="1" w:lastColumn="0" w:noHBand="0" w:noVBand="1"/>
          </w:tblPr>
        </w:tblPrChange>
      </w:tblPr>
      <w:tblGrid>
        <w:gridCol w:w="789"/>
        <w:gridCol w:w="3929"/>
        <w:gridCol w:w="930"/>
        <w:gridCol w:w="57"/>
        <w:gridCol w:w="845"/>
        <w:gridCol w:w="977"/>
        <w:gridCol w:w="977"/>
        <w:gridCol w:w="977"/>
        <w:gridCol w:w="1064"/>
        <w:tblGridChange w:id="1006">
          <w:tblGrid>
            <w:gridCol w:w="789"/>
            <w:gridCol w:w="2781"/>
            <w:gridCol w:w="789"/>
            <w:gridCol w:w="359"/>
            <w:gridCol w:w="3570"/>
            <w:gridCol w:w="216"/>
            <w:gridCol w:w="714"/>
            <w:gridCol w:w="57"/>
            <w:gridCol w:w="206"/>
            <w:gridCol w:w="639"/>
            <w:gridCol w:w="425"/>
            <w:gridCol w:w="552"/>
            <w:gridCol w:w="977"/>
            <w:gridCol w:w="977"/>
            <w:gridCol w:w="1064"/>
          </w:tblGrid>
        </w:tblGridChange>
      </w:tblGrid>
      <w:tr w:rsidR="001B0496" w:rsidRPr="001B0496" w14:paraId="425AF761" w14:textId="77777777" w:rsidTr="001B0496">
        <w:trPr>
          <w:trHeight w:val="20"/>
          <w:ins w:id="1007" w:author="ttclandm" w:date="2025-12-19T08:42:00Z"/>
          <w:trPrChange w:id="1008" w:author="ttclandm" w:date="2025-12-19T08:43:00Z">
            <w:trPr>
              <w:gridBefore w:val="2"/>
              <w:trHeight w:val="366"/>
            </w:trPr>
          </w:trPrChange>
        </w:trPr>
        <w:tc>
          <w:tcPr>
            <w:tcW w:w="789" w:type="dxa"/>
            <w:vMerge w:val="restart"/>
            <w:tcBorders>
              <w:top w:val="single" w:sz="4" w:space="0" w:color="000000"/>
              <w:left w:val="single" w:sz="4" w:space="0" w:color="000000"/>
              <w:bottom w:val="single" w:sz="4" w:space="0" w:color="000000"/>
              <w:right w:val="single" w:sz="4" w:space="0" w:color="000000"/>
            </w:tcBorders>
            <w:vAlign w:val="center"/>
            <w:tcPrChange w:id="1009" w:author="ttclandm" w:date="2025-12-19T08:43:00Z">
              <w:tcPr>
                <w:tcW w:w="790" w:type="dxa"/>
                <w:vMerge w:val="restart"/>
                <w:tcBorders>
                  <w:top w:val="single" w:sz="4" w:space="0" w:color="000000"/>
                  <w:left w:val="single" w:sz="4" w:space="0" w:color="000000"/>
                  <w:bottom w:val="single" w:sz="4" w:space="0" w:color="000000"/>
                  <w:right w:val="single" w:sz="4" w:space="0" w:color="000000"/>
                </w:tcBorders>
                <w:vAlign w:val="center"/>
              </w:tcPr>
            </w:tcPrChange>
          </w:tcPr>
          <w:p w14:paraId="197C80E1" w14:textId="77777777" w:rsidR="001B0496" w:rsidRPr="00310428" w:rsidRDefault="001B0496" w:rsidP="001B0496">
            <w:pPr>
              <w:spacing w:line="259" w:lineRule="auto"/>
              <w:ind w:left="42"/>
              <w:jc w:val="center"/>
              <w:rPr>
                <w:ins w:id="1010" w:author="ttclandm" w:date="2025-12-19T08:42:00Z"/>
                <w:rFonts w:ascii="Times New Roman" w:hAnsi="Times New Roman" w:cs="Times New Roman"/>
                <w:color w:val="000000" w:themeColor="text1"/>
                <w:sz w:val="22"/>
                <w:szCs w:val="22"/>
              </w:rPr>
            </w:pPr>
            <w:bookmarkStart w:id="1011" w:name="_Hlk216788148"/>
            <w:ins w:id="1012" w:author="ttclandm" w:date="2025-12-19T08:42:00Z">
              <w:r w:rsidRPr="00310428">
                <w:rPr>
                  <w:rFonts w:ascii="Times New Roman" w:hAnsi="Times New Roman" w:cs="Times New Roman"/>
                  <w:b/>
                  <w:color w:val="000000" w:themeColor="text1"/>
                  <w:sz w:val="22"/>
                  <w:szCs w:val="22"/>
                </w:rPr>
                <w:t>STT</w:t>
              </w:r>
            </w:ins>
          </w:p>
        </w:tc>
        <w:tc>
          <w:tcPr>
            <w:tcW w:w="3929" w:type="dxa"/>
            <w:vMerge w:val="restart"/>
            <w:tcBorders>
              <w:top w:val="single" w:sz="4" w:space="0" w:color="000000"/>
              <w:left w:val="single" w:sz="4" w:space="0" w:color="000000"/>
              <w:bottom w:val="single" w:sz="4" w:space="0" w:color="000000"/>
              <w:right w:val="single" w:sz="4" w:space="0" w:color="000000"/>
            </w:tcBorders>
            <w:vAlign w:val="center"/>
            <w:tcPrChange w:id="1013" w:author="ttclandm" w:date="2025-12-19T08:43:00Z">
              <w:tcPr>
                <w:tcW w:w="3961" w:type="dxa"/>
                <w:gridSpan w:val="2"/>
                <w:vMerge w:val="restart"/>
                <w:tcBorders>
                  <w:top w:val="single" w:sz="4" w:space="0" w:color="000000"/>
                  <w:left w:val="single" w:sz="4" w:space="0" w:color="000000"/>
                  <w:bottom w:val="single" w:sz="4" w:space="0" w:color="000000"/>
                  <w:right w:val="single" w:sz="4" w:space="0" w:color="000000"/>
                </w:tcBorders>
                <w:vAlign w:val="center"/>
              </w:tcPr>
            </w:tcPrChange>
          </w:tcPr>
          <w:p w14:paraId="5868F5DA" w14:textId="77777777" w:rsidR="001B0496" w:rsidRPr="00310428" w:rsidRDefault="001B0496" w:rsidP="001B0496">
            <w:pPr>
              <w:spacing w:line="259" w:lineRule="auto"/>
              <w:ind w:right="262"/>
              <w:jc w:val="center"/>
              <w:rPr>
                <w:ins w:id="1014" w:author="ttclandm" w:date="2025-12-19T08:42:00Z"/>
                <w:rFonts w:ascii="Times New Roman" w:hAnsi="Times New Roman" w:cs="Times New Roman"/>
                <w:color w:val="000000" w:themeColor="text1"/>
                <w:sz w:val="22"/>
                <w:szCs w:val="22"/>
              </w:rPr>
            </w:pPr>
            <w:ins w:id="1015" w:author="ttclandm" w:date="2025-12-19T08:42:00Z">
              <w:r w:rsidRPr="00310428">
                <w:rPr>
                  <w:rFonts w:ascii="Times New Roman" w:hAnsi="Times New Roman" w:cs="Times New Roman"/>
                  <w:b/>
                  <w:color w:val="000000" w:themeColor="text1"/>
                  <w:sz w:val="22"/>
                  <w:szCs w:val="22"/>
                </w:rPr>
                <w:t>MÔ TẢ CÔNG VIỆC</w:t>
              </w:r>
            </w:ins>
          </w:p>
        </w:tc>
        <w:tc>
          <w:tcPr>
            <w:tcW w:w="3786" w:type="dxa"/>
            <w:gridSpan w:val="5"/>
            <w:tcBorders>
              <w:top w:val="single" w:sz="4" w:space="0" w:color="000000"/>
              <w:left w:val="single" w:sz="4" w:space="0" w:color="000000"/>
              <w:bottom w:val="single" w:sz="4" w:space="0" w:color="000000"/>
              <w:right w:val="nil"/>
            </w:tcBorders>
            <w:vAlign w:val="center"/>
            <w:tcPrChange w:id="1016" w:author="ttclandm" w:date="2025-12-19T08:43:00Z">
              <w:tcPr>
                <w:tcW w:w="3800" w:type="dxa"/>
                <w:gridSpan w:val="8"/>
                <w:tcBorders>
                  <w:top w:val="single" w:sz="4" w:space="0" w:color="000000"/>
                  <w:left w:val="single" w:sz="4" w:space="0" w:color="000000"/>
                  <w:bottom w:val="single" w:sz="4" w:space="0" w:color="000000"/>
                  <w:right w:val="nil"/>
                </w:tcBorders>
                <w:vAlign w:val="center"/>
              </w:tcPr>
            </w:tcPrChange>
          </w:tcPr>
          <w:p w14:paraId="4DAC9C4A" w14:textId="77777777" w:rsidR="001B0496" w:rsidRPr="00310428" w:rsidRDefault="001B0496" w:rsidP="001B0496">
            <w:pPr>
              <w:spacing w:line="259" w:lineRule="auto"/>
              <w:ind w:left="1390"/>
              <w:jc w:val="center"/>
              <w:rPr>
                <w:ins w:id="1017" w:author="ttclandm" w:date="2025-12-19T08:42:00Z"/>
                <w:rFonts w:ascii="Times New Roman" w:hAnsi="Times New Roman" w:cs="Times New Roman"/>
                <w:color w:val="000000" w:themeColor="text1"/>
                <w:sz w:val="22"/>
                <w:szCs w:val="22"/>
              </w:rPr>
            </w:pPr>
            <w:ins w:id="1018" w:author="ttclandm" w:date="2025-12-19T08:42:00Z">
              <w:r w:rsidRPr="00310428">
                <w:rPr>
                  <w:rFonts w:ascii="Times New Roman" w:hAnsi="Times New Roman" w:cs="Times New Roman"/>
                  <w:b/>
                  <w:color w:val="000000" w:themeColor="text1"/>
                  <w:sz w:val="22"/>
                  <w:szCs w:val="22"/>
                </w:rPr>
                <w:t>TẦN SUẤT</w:t>
              </w:r>
            </w:ins>
          </w:p>
        </w:tc>
        <w:tc>
          <w:tcPr>
            <w:tcW w:w="977" w:type="dxa"/>
            <w:tcBorders>
              <w:top w:val="single" w:sz="4" w:space="0" w:color="000000"/>
              <w:left w:val="nil"/>
              <w:bottom w:val="single" w:sz="4" w:space="0" w:color="000000"/>
              <w:right w:val="single" w:sz="4" w:space="0" w:color="000000"/>
            </w:tcBorders>
            <w:vAlign w:val="center"/>
            <w:tcPrChange w:id="1019" w:author="ttclandm" w:date="2025-12-19T08:43:00Z">
              <w:tcPr>
                <w:tcW w:w="981" w:type="dxa"/>
                <w:tcBorders>
                  <w:top w:val="single" w:sz="4" w:space="0" w:color="000000"/>
                  <w:left w:val="nil"/>
                  <w:bottom w:val="single" w:sz="4" w:space="0" w:color="000000"/>
                  <w:right w:val="single" w:sz="4" w:space="0" w:color="000000"/>
                </w:tcBorders>
                <w:vAlign w:val="center"/>
              </w:tcPr>
            </w:tcPrChange>
          </w:tcPr>
          <w:p w14:paraId="71F49287" w14:textId="77777777" w:rsidR="001B0496" w:rsidRPr="00310428" w:rsidRDefault="001B0496" w:rsidP="001B0496">
            <w:pPr>
              <w:spacing w:line="259" w:lineRule="auto"/>
              <w:jc w:val="center"/>
              <w:rPr>
                <w:ins w:id="1020" w:author="ttclandm" w:date="2025-12-19T08:42:00Z"/>
                <w:rFonts w:ascii="Times New Roman" w:hAnsi="Times New Roman" w:cs="Times New Roman"/>
                <w:color w:val="000000" w:themeColor="text1"/>
                <w:sz w:val="22"/>
                <w:szCs w:val="22"/>
              </w:rPr>
            </w:pPr>
          </w:p>
        </w:tc>
        <w:tc>
          <w:tcPr>
            <w:tcW w:w="1064" w:type="dxa"/>
            <w:vMerge w:val="restart"/>
            <w:tcBorders>
              <w:top w:val="single" w:sz="4" w:space="0" w:color="000000"/>
              <w:left w:val="single" w:sz="4" w:space="0" w:color="000000"/>
              <w:bottom w:val="single" w:sz="4" w:space="0" w:color="000000"/>
              <w:right w:val="single" w:sz="4" w:space="0" w:color="000000"/>
            </w:tcBorders>
            <w:vAlign w:val="center"/>
            <w:tcPrChange w:id="1021" w:author="ttclandm" w:date="2025-12-19T08:43:00Z">
              <w:tcPr>
                <w:tcW w:w="1013" w:type="dxa"/>
                <w:vMerge w:val="restart"/>
                <w:tcBorders>
                  <w:top w:val="single" w:sz="4" w:space="0" w:color="000000"/>
                  <w:left w:val="single" w:sz="4" w:space="0" w:color="000000"/>
                  <w:bottom w:val="single" w:sz="4" w:space="0" w:color="000000"/>
                  <w:right w:val="single" w:sz="4" w:space="0" w:color="000000"/>
                </w:tcBorders>
                <w:vAlign w:val="center"/>
              </w:tcPr>
            </w:tcPrChange>
          </w:tcPr>
          <w:p w14:paraId="4EA64877" w14:textId="77777777" w:rsidR="001B0496" w:rsidRPr="00310428" w:rsidRDefault="001B0496" w:rsidP="001B0496">
            <w:pPr>
              <w:spacing w:after="14" w:line="259" w:lineRule="auto"/>
              <w:ind w:left="8"/>
              <w:jc w:val="center"/>
              <w:rPr>
                <w:ins w:id="1022" w:author="ttclandm" w:date="2025-12-19T08:42:00Z"/>
                <w:rFonts w:ascii="Times New Roman" w:hAnsi="Times New Roman" w:cs="Times New Roman"/>
                <w:color w:val="000000" w:themeColor="text1"/>
                <w:sz w:val="22"/>
                <w:szCs w:val="22"/>
              </w:rPr>
            </w:pPr>
          </w:p>
          <w:p w14:paraId="5C36EE25" w14:textId="77777777" w:rsidR="001B0496" w:rsidRPr="00310428" w:rsidRDefault="001B0496" w:rsidP="001B0496">
            <w:pPr>
              <w:spacing w:line="259" w:lineRule="auto"/>
              <w:ind w:left="13"/>
              <w:jc w:val="center"/>
              <w:rPr>
                <w:ins w:id="1023" w:author="ttclandm" w:date="2025-12-19T08:42:00Z"/>
                <w:rFonts w:ascii="Times New Roman" w:hAnsi="Times New Roman" w:cs="Times New Roman"/>
                <w:color w:val="000000" w:themeColor="text1"/>
                <w:sz w:val="22"/>
                <w:szCs w:val="22"/>
              </w:rPr>
            </w:pPr>
            <w:ins w:id="1024" w:author="ttclandm" w:date="2025-12-19T08:42:00Z">
              <w:r w:rsidRPr="00310428">
                <w:rPr>
                  <w:rFonts w:ascii="Times New Roman" w:hAnsi="Times New Roman" w:cs="Times New Roman"/>
                  <w:b/>
                  <w:color w:val="000000" w:themeColor="text1"/>
                  <w:sz w:val="22"/>
                  <w:szCs w:val="22"/>
                </w:rPr>
                <w:t>Ghi chú</w:t>
              </w:r>
            </w:ins>
          </w:p>
        </w:tc>
      </w:tr>
      <w:tr w:rsidR="001B0496" w:rsidRPr="001B0496" w14:paraId="77BEAD42" w14:textId="77777777" w:rsidTr="001B0496">
        <w:trPr>
          <w:trHeight w:val="20"/>
          <w:ins w:id="1025" w:author="ttclandm" w:date="2025-12-19T08:42:00Z"/>
          <w:trPrChange w:id="1026" w:author="ttclandm" w:date="2025-12-19T08:43:00Z">
            <w:trPr>
              <w:gridBefore w:val="2"/>
              <w:trHeight w:val="683"/>
            </w:trPr>
          </w:trPrChange>
        </w:trPr>
        <w:tc>
          <w:tcPr>
            <w:tcW w:w="0" w:type="auto"/>
            <w:vMerge/>
            <w:tcBorders>
              <w:top w:val="nil"/>
              <w:left w:val="single" w:sz="4" w:space="0" w:color="000000"/>
              <w:bottom w:val="single" w:sz="4" w:space="0" w:color="000000"/>
              <w:right w:val="single" w:sz="4" w:space="0" w:color="000000"/>
            </w:tcBorders>
            <w:vAlign w:val="center"/>
            <w:tcPrChange w:id="1027" w:author="ttclandm" w:date="2025-12-19T08:43:00Z">
              <w:tcPr>
                <w:tcW w:w="0" w:type="auto"/>
                <w:vMerge/>
                <w:tcBorders>
                  <w:top w:val="nil"/>
                  <w:left w:val="single" w:sz="4" w:space="0" w:color="000000"/>
                  <w:bottom w:val="single" w:sz="4" w:space="0" w:color="000000"/>
                  <w:right w:val="single" w:sz="4" w:space="0" w:color="000000"/>
                </w:tcBorders>
                <w:vAlign w:val="center"/>
              </w:tcPr>
            </w:tcPrChange>
          </w:tcPr>
          <w:p w14:paraId="36D11A55" w14:textId="77777777" w:rsidR="001B0496" w:rsidRPr="00310428" w:rsidRDefault="001B0496" w:rsidP="001B0496">
            <w:pPr>
              <w:spacing w:line="259" w:lineRule="auto"/>
              <w:jc w:val="center"/>
              <w:rPr>
                <w:ins w:id="1028" w:author="ttclandm" w:date="2025-12-19T08:42:00Z"/>
                <w:rFonts w:ascii="Times New Roman" w:hAnsi="Times New Roman" w:cs="Times New Roman"/>
                <w:color w:val="000000" w:themeColor="text1"/>
                <w:sz w:val="22"/>
                <w:szCs w:val="22"/>
              </w:rPr>
            </w:pPr>
          </w:p>
        </w:tc>
        <w:tc>
          <w:tcPr>
            <w:tcW w:w="0" w:type="auto"/>
            <w:vMerge/>
            <w:tcBorders>
              <w:top w:val="nil"/>
              <w:left w:val="single" w:sz="4" w:space="0" w:color="000000"/>
              <w:bottom w:val="single" w:sz="4" w:space="0" w:color="000000"/>
              <w:right w:val="single" w:sz="4" w:space="0" w:color="000000"/>
            </w:tcBorders>
            <w:vAlign w:val="center"/>
            <w:tcPrChange w:id="1029" w:author="ttclandm" w:date="2025-12-19T08:43:00Z">
              <w:tcPr>
                <w:tcW w:w="0" w:type="auto"/>
                <w:gridSpan w:val="2"/>
                <w:vMerge/>
                <w:tcBorders>
                  <w:top w:val="nil"/>
                  <w:left w:val="single" w:sz="4" w:space="0" w:color="000000"/>
                  <w:bottom w:val="single" w:sz="4" w:space="0" w:color="000000"/>
                  <w:right w:val="single" w:sz="4" w:space="0" w:color="000000"/>
                </w:tcBorders>
                <w:vAlign w:val="center"/>
              </w:tcPr>
            </w:tcPrChange>
          </w:tcPr>
          <w:p w14:paraId="0EEBFD68" w14:textId="77777777" w:rsidR="001B0496" w:rsidRPr="00310428" w:rsidRDefault="001B0496" w:rsidP="001B0496">
            <w:pPr>
              <w:spacing w:line="259" w:lineRule="auto"/>
              <w:jc w:val="center"/>
              <w:rPr>
                <w:ins w:id="1030" w:author="ttclandm" w:date="2025-12-19T08:42:00Z"/>
                <w:rFonts w:ascii="Times New Roman" w:hAnsi="Times New Roman" w:cs="Times New Roman"/>
                <w:color w:val="000000" w:themeColor="text1"/>
                <w:sz w:val="22"/>
                <w:szCs w:val="22"/>
              </w:rPr>
            </w:pPr>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031"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E65400C" w14:textId="77777777" w:rsidR="001B0496" w:rsidRPr="00310428" w:rsidRDefault="001B0496" w:rsidP="001B0496">
            <w:pPr>
              <w:spacing w:line="259" w:lineRule="auto"/>
              <w:ind w:left="31" w:hanging="31"/>
              <w:jc w:val="center"/>
              <w:rPr>
                <w:ins w:id="1032" w:author="ttclandm" w:date="2025-12-19T08:42:00Z"/>
                <w:rFonts w:ascii="Times New Roman" w:hAnsi="Times New Roman" w:cs="Times New Roman"/>
                <w:color w:val="000000" w:themeColor="text1"/>
                <w:sz w:val="22"/>
                <w:szCs w:val="22"/>
              </w:rPr>
            </w:pPr>
            <w:ins w:id="1033" w:author="ttclandm" w:date="2025-12-19T08:42:00Z">
              <w:r w:rsidRPr="00310428">
                <w:rPr>
                  <w:rFonts w:ascii="Times New Roman" w:hAnsi="Times New Roman" w:cs="Times New Roman"/>
                  <w:b/>
                  <w:color w:val="000000" w:themeColor="text1"/>
                  <w:sz w:val="22"/>
                  <w:szCs w:val="22"/>
                </w:rPr>
                <w:t>Hàng ngày</w:t>
              </w:r>
            </w:ins>
          </w:p>
        </w:tc>
        <w:tc>
          <w:tcPr>
            <w:tcW w:w="845" w:type="dxa"/>
            <w:tcBorders>
              <w:top w:val="single" w:sz="4" w:space="0" w:color="000000"/>
              <w:left w:val="single" w:sz="4" w:space="0" w:color="000000"/>
              <w:bottom w:val="single" w:sz="4" w:space="0" w:color="000000"/>
              <w:right w:val="single" w:sz="4" w:space="0" w:color="000000"/>
            </w:tcBorders>
            <w:vAlign w:val="center"/>
            <w:tcPrChange w:id="103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D56C7DA" w14:textId="77777777" w:rsidR="001B0496" w:rsidRPr="00310428" w:rsidRDefault="001B0496" w:rsidP="001B0496">
            <w:pPr>
              <w:spacing w:line="259" w:lineRule="auto"/>
              <w:ind w:left="92" w:hanging="46"/>
              <w:jc w:val="center"/>
              <w:rPr>
                <w:ins w:id="1035" w:author="ttclandm" w:date="2025-12-19T08:42:00Z"/>
                <w:rFonts w:ascii="Times New Roman" w:hAnsi="Times New Roman" w:cs="Times New Roman"/>
                <w:color w:val="000000" w:themeColor="text1"/>
                <w:sz w:val="22"/>
                <w:szCs w:val="22"/>
              </w:rPr>
            </w:pPr>
            <w:ins w:id="1036" w:author="ttclandm" w:date="2025-12-19T08:42:00Z">
              <w:r w:rsidRPr="00310428">
                <w:rPr>
                  <w:rFonts w:ascii="Times New Roman" w:hAnsi="Times New Roman" w:cs="Times New Roman"/>
                  <w:b/>
                  <w:color w:val="000000" w:themeColor="text1"/>
                  <w:sz w:val="22"/>
                  <w:szCs w:val="22"/>
                </w:rPr>
                <w:t>Hàng tuần</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3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653DD893" w14:textId="77777777" w:rsidR="001B0496" w:rsidRPr="00310428" w:rsidRDefault="001B0496" w:rsidP="001B0496">
            <w:pPr>
              <w:spacing w:line="259" w:lineRule="auto"/>
              <w:jc w:val="center"/>
              <w:rPr>
                <w:ins w:id="1038" w:author="ttclandm" w:date="2025-12-19T08:42:00Z"/>
                <w:rFonts w:ascii="Times New Roman" w:hAnsi="Times New Roman" w:cs="Times New Roman"/>
                <w:color w:val="000000" w:themeColor="text1"/>
                <w:sz w:val="22"/>
                <w:szCs w:val="22"/>
              </w:rPr>
            </w:pPr>
            <w:ins w:id="1039" w:author="ttclandm" w:date="2025-12-19T08:42:00Z">
              <w:r w:rsidRPr="00310428">
                <w:rPr>
                  <w:rFonts w:ascii="Times New Roman" w:hAnsi="Times New Roman" w:cs="Times New Roman"/>
                  <w:b/>
                  <w:color w:val="000000" w:themeColor="text1"/>
                  <w:sz w:val="22"/>
                  <w:szCs w:val="22"/>
                </w:rPr>
                <w:t>Hàng tháng</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4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0AA6C34" w14:textId="77777777" w:rsidR="001B0496" w:rsidRPr="00310428" w:rsidRDefault="001B0496" w:rsidP="001B0496">
            <w:pPr>
              <w:spacing w:line="259" w:lineRule="auto"/>
              <w:jc w:val="center"/>
              <w:rPr>
                <w:ins w:id="1041" w:author="ttclandm" w:date="2025-12-19T08:42:00Z"/>
                <w:rFonts w:ascii="Times New Roman" w:hAnsi="Times New Roman" w:cs="Times New Roman"/>
                <w:color w:val="000000" w:themeColor="text1"/>
                <w:sz w:val="22"/>
                <w:szCs w:val="22"/>
              </w:rPr>
            </w:pPr>
            <w:ins w:id="1042" w:author="ttclandm" w:date="2025-12-19T08:42:00Z">
              <w:r w:rsidRPr="00310428">
                <w:rPr>
                  <w:rFonts w:ascii="Times New Roman" w:hAnsi="Times New Roman" w:cs="Times New Roman"/>
                  <w:b/>
                  <w:color w:val="000000" w:themeColor="text1"/>
                  <w:sz w:val="22"/>
                  <w:szCs w:val="22"/>
                </w:rPr>
                <w:t>3 tháng</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4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505B079" w14:textId="77777777" w:rsidR="001B0496" w:rsidRPr="00310428" w:rsidRDefault="001B0496" w:rsidP="001B0496">
            <w:pPr>
              <w:spacing w:line="259" w:lineRule="auto"/>
              <w:jc w:val="center"/>
              <w:rPr>
                <w:ins w:id="1044" w:author="ttclandm" w:date="2025-12-19T08:42:00Z"/>
                <w:rFonts w:ascii="Times New Roman" w:hAnsi="Times New Roman" w:cs="Times New Roman"/>
                <w:color w:val="000000" w:themeColor="text1"/>
                <w:sz w:val="22"/>
                <w:szCs w:val="22"/>
              </w:rPr>
            </w:pPr>
            <w:ins w:id="1045" w:author="ttclandm" w:date="2025-12-19T08:42:00Z">
              <w:r w:rsidRPr="00310428">
                <w:rPr>
                  <w:rFonts w:ascii="Times New Roman" w:hAnsi="Times New Roman" w:cs="Times New Roman"/>
                  <w:b/>
                  <w:color w:val="000000" w:themeColor="text1"/>
                  <w:sz w:val="22"/>
                  <w:szCs w:val="22"/>
                </w:rPr>
                <w:t>6 tháng</w:t>
              </w:r>
            </w:ins>
          </w:p>
        </w:tc>
        <w:tc>
          <w:tcPr>
            <w:tcW w:w="1064" w:type="dxa"/>
            <w:vMerge/>
            <w:tcBorders>
              <w:top w:val="nil"/>
              <w:left w:val="single" w:sz="4" w:space="0" w:color="000000"/>
              <w:bottom w:val="single" w:sz="4" w:space="0" w:color="000000"/>
              <w:right w:val="single" w:sz="4" w:space="0" w:color="000000"/>
            </w:tcBorders>
            <w:vAlign w:val="center"/>
            <w:tcPrChange w:id="1046" w:author="ttclandm" w:date="2025-12-19T08:43:00Z">
              <w:tcPr>
                <w:tcW w:w="1013" w:type="dxa"/>
                <w:vMerge/>
                <w:tcBorders>
                  <w:top w:val="nil"/>
                  <w:left w:val="single" w:sz="4" w:space="0" w:color="000000"/>
                  <w:bottom w:val="single" w:sz="4" w:space="0" w:color="000000"/>
                  <w:right w:val="single" w:sz="4" w:space="0" w:color="000000"/>
                </w:tcBorders>
                <w:vAlign w:val="center"/>
              </w:tcPr>
            </w:tcPrChange>
          </w:tcPr>
          <w:p w14:paraId="76500AE3" w14:textId="77777777" w:rsidR="001B0496" w:rsidRPr="00310428" w:rsidRDefault="001B0496" w:rsidP="001B0496">
            <w:pPr>
              <w:spacing w:line="259" w:lineRule="auto"/>
              <w:jc w:val="center"/>
              <w:rPr>
                <w:ins w:id="1047" w:author="ttclandm" w:date="2025-12-19T08:42:00Z"/>
                <w:rFonts w:ascii="Times New Roman" w:hAnsi="Times New Roman" w:cs="Times New Roman"/>
                <w:color w:val="000000" w:themeColor="text1"/>
                <w:sz w:val="22"/>
                <w:szCs w:val="22"/>
              </w:rPr>
            </w:pPr>
          </w:p>
        </w:tc>
      </w:tr>
      <w:tr w:rsidR="001B0496" w:rsidRPr="001B0496" w14:paraId="03C5EFDF" w14:textId="77777777" w:rsidTr="001B0496">
        <w:trPr>
          <w:trHeight w:val="20"/>
          <w:ins w:id="1048" w:author="ttclandm" w:date="2025-12-19T08:42:00Z"/>
          <w:trPrChange w:id="1049" w:author="ttclandm" w:date="2025-12-19T08:43:00Z">
            <w:trPr>
              <w:gridBefore w:val="2"/>
              <w:trHeight w:val="368"/>
            </w:trPr>
          </w:trPrChange>
        </w:trPr>
        <w:tc>
          <w:tcPr>
            <w:tcW w:w="8504" w:type="dxa"/>
            <w:gridSpan w:val="7"/>
            <w:tcBorders>
              <w:top w:val="single" w:sz="4" w:space="0" w:color="000000"/>
              <w:left w:val="single" w:sz="4" w:space="0" w:color="000000"/>
              <w:bottom w:val="single" w:sz="4" w:space="0" w:color="000000"/>
              <w:right w:val="nil"/>
            </w:tcBorders>
            <w:vAlign w:val="center"/>
            <w:tcPrChange w:id="1050" w:author="ttclandm" w:date="2025-12-19T08:43:00Z">
              <w:tcPr>
                <w:tcW w:w="8551" w:type="dxa"/>
                <w:gridSpan w:val="11"/>
                <w:tcBorders>
                  <w:top w:val="single" w:sz="4" w:space="0" w:color="000000"/>
                  <w:left w:val="single" w:sz="4" w:space="0" w:color="000000"/>
                  <w:bottom w:val="single" w:sz="4" w:space="0" w:color="000000"/>
                  <w:right w:val="nil"/>
                </w:tcBorders>
                <w:vAlign w:val="center"/>
              </w:tcPr>
            </w:tcPrChange>
          </w:tcPr>
          <w:p w14:paraId="6909B47C" w14:textId="77777777" w:rsidR="001B0496" w:rsidRPr="001B0496" w:rsidRDefault="001B0496" w:rsidP="001B0496">
            <w:pPr>
              <w:pStyle w:val="ListParagraph"/>
              <w:numPr>
                <w:ilvl w:val="0"/>
                <w:numId w:val="45"/>
              </w:numPr>
              <w:spacing w:line="259" w:lineRule="auto"/>
              <w:rPr>
                <w:ins w:id="1051" w:author="ttclandm" w:date="2025-12-19T08:42:00Z"/>
                <w:rFonts w:ascii="Times New Roman" w:hAnsi="Times New Roman" w:cs="Times New Roman"/>
                <w:color w:val="000000" w:themeColor="text1"/>
                <w:sz w:val="22"/>
                <w:szCs w:val="22"/>
                <w:rPrChange w:id="1052" w:author="ttclandm" w:date="2025-12-19T08:44:00Z">
                  <w:rPr>
                    <w:ins w:id="1053" w:author="ttclandm" w:date="2025-12-19T08:42:00Z"/>
                    <w:rFonts w:ascii="Times New Roman" w:hAnsi="Times New Roman" w:cs="Times New Roman"/>
                    <w:color w:val="000000" w:themeColor="text1"/>
                  </w:rPr>
                </w:rPrChange>
              </w:rPr>
            </w:pPr>
            <w:ins w:id="1054" w:author="ttclandm" w:date="2025-12-19T08:42:00Z">
              <w:r w:rsidRPr="001B0496">
                <w:rPr>
                  <w:rFonts w:ascii="Times New Roman" w:hAnsi="Times New Roman" w:cs="Times New Roman"/>
                  <w:b/>
                  <w:color w:val="000000" w:themeColor="text1"/>
                  <w:sz w:val="22"/>
                  <w:szCs w:val="22"/>
                  <w:rPrChange w:id="1055" w:author="ttclandm" w:date="2025-12-19T08:44:00Z">
                    <w:rPr>
                      <w:rFonts w:ascii="Times New Roman" w:hAnsi="Times New Roman" w:cs="Times New Roman"/>
                      <w:b/>
                      <w:color w:val="000000" w:themeColor="text1"/>
                    </w:rPr>
                  </w:rPrChange>
                </w:rPr>
                <w:t>KHU VỰC NGOẠI CẢNH</w:t>
              </w:r>
            </w:ins>
          </w:p>
        </w:tc>
        <w:tc>
          <w:tcPr>
            <w:tcW w:w="977" w:type="dxa"/>
            <w:tcBorders>
              <w:top w:val="single" w:sz="4" w:space="0" w:color="000000"/>
              <w:left w:val="nil"/>
              <w:bottom w:val="single" w:sz="4" w:space="0" w:color="000000"/>
              <w:right w:val="nil"/>
            </w:tcBorders>
            <w:vAlign w:val="center"/>
            <w:tcPrChange w:id="1056" w:author="ttclandm" w:date="2025-12-19T08:43:00Z">
              <w:tcPr>
                <w:tcW w:w="981" w:type="dxa"/>
                <w:tcBorders>
                  <w:top w:val="single" w:sz="4" w:space="0" w:color="000000"/>
                  <w:left w:val="nil"/>
                  <w:bottom w:val="single" w:sz="4" w:space="0" w:color="000000"/>
                  <w:right w:val="nil"/>
                </w:tcBorders>
                <w:vAlign w:val="center"/>
              </w:tcPr>
            </w:tcPrChange>
          </w:tcPr>
          <w:p w14:paraId="345DEE76" w14:textId="77777777" w:rsidR="001B0496" w:rsidRPr="00310428" w:rsidRDefault="001B0496" w:rsidP="001B0496">
            <w:pPr>
              <w:spacing w:line="259" w:lineRule="auto"/>
              <w:rPr>
                <w:ins w:id="1057"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nil"/>
              <w:bottom w:val="single" w:sz="4" w:space="0" w:color="000000"/>
              <w:right w:val="single" w:sz="4" w:space="0" w:color="000000"/>
            </w:tcBorders>
            <w:vAlign w:val="center"/>
            <w:tcPrChange w:id="1058" w:author="ttclandm" w:date="2025-12-19T08:43:00Z">
              <w:tcPr>
                <w:tcW w:w="1013" w:type="dxa"/>
                <w:tcBorders>
                  <w:top w:val="single" w:sz="4" w:space="0" w:color="000000"/>
                  <w:left w:val="nil"/>
                  <w:bottom w:val="single" w:sz="4" w:space="0" w:color="000000"/>
                  <w:right w:val="single" w:sz="4" w:space="0" w:color="000000"/>
                </w:tcBorders>
                <w:vAlign w:val="center"/>
              </w:tcPr>
            </w:tcPrChange>
          </w:tcPr>
          <w:p w14:paraId="1291F08C" w14:textId="77777777" w:rsidR="001B0496" w:rsidRPr="00310428" w:rsidRDefault="001B0496" w:rsidP="001B0496">
            <w:pPr>
              <w:spacing w:line="259" w:lineRule="auto"/>
              <w:rPr>
                <w:ins w:id="1059" w:author="ttclandm" w:date="2025-12-19T08:42:00Z"/>
                <w:rFonts w:ascii="Times New Roman" w:hAnsi="Times New Roman" w:cs="Times New Roman"/>
                <w:color w:val="000000" w:themeColor="text1"/>
                <w:sz w:val="22"/>
                <w:szCs w:val="22"/>
              </w:rPr>
            </w:pPr>
          </w:p>
        </w:tc>
      </w:tr>
      <w:tr w:rsidR="001B0496" w:rsidRPr="001B0496" w14:paraId="3CD9DBEA" w14:textId="77777777" w:rsidTr="001B0496">
        <w:trPr>
          <w:trHeight w:val="20"/>
          <w:ins w:id="1060" w:author="ttclandm" w:date="2025-12-19T08:42:00Z"/>
          <w:trPrChange w:id="1061"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062"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5B8FFCA7" w14:textId="77777777" w:rsidR="001B0496" w:rsidRPr="00310428" w:rsidRDefault="001B0496" w:rsidP="001B0496">
            <w:pPr>
              <w:spacing w:line="259" w:lineRule="auto"/>
              <w:ind w:right="32"/>
              <w:jc w:val="center"/>
              <w:rPr>
                <w:ins w:id="1063" w:author="ttclandm" w:date="2025-12-19T08:42:00Z"/>
                <w:rFonts w:ascii="Times New Roman" w:hAnsi="Times New Roman" w:cs="Times New Roman"/>
                <w:color w:val="000000" w:themeColor="text1"/>
                <w:sz w:val="22"/>
                <w:szCs w:val="22"/>
              </w:rPr>
            </w:pPr>
            <w:ins w:id="1064"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065"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DDC66D0" w14:textId="77777777" w:rsidR="001B0496" w:rsidRPr="00310428" w:rsidRDefault="001B0496" w:rsidP="001B0496">
            <w:pPr>
              <w:spacing w:line="259" w:lineRule="auto"/>
              <w:ind w:left="8"/>
              <w:rPr>
                <w:ins w:id="1066" w:author="ttclandm" w:date="2025-12-19T08:42:00Z"/>
                <w:rFonts w:ascii="Times New Roman" w:hAnsi="Times New Roman" w:cs="Times New Roman"/>
                <w:color w:val="000000" w:themeColor="text1"/>
                <w:sz w:val="22"/>
                <w:szCs w:val="22"/>
              </w:rPr>
            </w:pPr>
            <w:ins w:id="1067" w:author="ttclandm" w:date="2025-12-19T08:42:00Z">
              <w:r w:rsidRPr="00310428">
                <w:rPr>
                  <w:rFonts w:ascii="Times New Roman" w:hAnsi="Times New Roman" w:cs="Times New Roman"/>
                  <w:color w:val="000000" w:themeColor="text1"/>
                  <w:sz w:val="22"/>
                  <w:szCs w:val="22"/>
                </w:rPr>
                <w:t xml:space="preserve">Quét sạch rác nổi </w:t>
              </w:r>
              <w:proofErr w:type="gramStart"/>
              <w:r w:rsidRPr="00310428">
                <w:rPr>
                  <w:rFonts w:ascii="Times New Roman" w:hAnsi="Times New Roman" w:cs="Times New Roman"/>
                  <w:color w:val="000000" w:themeColor="text1"/>
                  <w:sz w:val="22"/>
                  <w:szCs w:val="22"/>
                </w:rPr>
                <w:t>( 2</w:t>
              </w:r>
              <w:proofErr w:type="gramEnd"/>
              <w:r w:rsidRPr="00310428">
                <w:rPr>
                  <w:rFonts w:ascii="Times New Roman" w:hAnsi="Times New Roman" w:cs="Times New Roman"/>
                  <w:color w:val="000000" w:themeColor="text1"/>
                  <w:sz w:val="22"/>
                  <w:szCs w:val="22"/>
                </w:rPr>
                <w:t xml:space="preserve"> lần/1 ngày/duy trì khi phát sinh)</w:t>
              </w:r>
            </w:ins>
          </w:p>
        </w:tc>
        <w:tc>
          <w:tcPr>
            <w:tcW w:w="930" w:type="dxa"/>
            <w:tcBorders>
              <w:top w:val="single" w:sz="4" w:space="0" w:color="000000"/>
              <w:left w:val="single" w:sz="4" w:space="0" w:color="000000"/>
              <w:bottom w:val="single" w:sz="4" w:space="0" w:color="000000"/>
              <w:right w:val="single" w:sz="4" w:space="0" w:color="000000"/>
            </w:tcBorders>
            <w:vAlign w:val="center"/>
            <w:tcPrChange w:id="1068"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4B6112BA" w14:textId="77777777" w:rsidR="001B0496" w:rsidRPr="00310428" w:rsidRDefault="001B0496" w:rsidP="001B0496">
            <w:pPr>
              <w:spacing w:line="259" w:lineRule="auto"/>
              <w:ind w:right="56"/>
              <w:jc w:val="center"/>
              <w:rPr>
                <w:ins w:id="1069" w:author="ttclandm" w:date="2025-12-19T08:42:00Z"/>
                <w:rFonts w:ascii="Times New Roman" w:hAnsi="Times New Roman" w:cs="Times New Roman"/>
                <w:color w:val="000000" w:themeColor="text1"/>
                <w:sz w:val="22"/>
                <w:szCs w:val="22"/>
              </w:rPr>
            </w:pPr>
            <w:ins w:id="1070" w:author="ttclandm" w:date="2025-12-19T08:42:00Z">
              <w:r w:rsidRPr="00310428">
                <w:rPr>
                  <w:rFonts w:ascii="Times New Roman" w:hAnsi="Times New Roman" w:cs="Times New Roman"/>
                  <w:color w:val="000000" w:themeColor="text1"/>
                  <w:sz w:val="22"/>
                  <w:szCs w:val="22"/>
                </w:rPr>
                <w:t>x</w:t>
              </w:r>
            </w:ins>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071"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66184940" w14:textId="77777777" w:rsidR="001B0496" w:rsidRPr="00310428" w:rsidRDefault="001B0496" w:rsidP="001B0496">
            <w:pPr>
              <w:spacing w:line="259" w:lineRule="auto"/>
              <w:ind w:left="32"/>
              <w:rPr>
                <w:ins w:id="1072" w:author="ttclandm" w:date="2025-12-19T08:42:00Z"/>
                <w:rFonts w:ascii="Times New Roman" w:hAnsi="Times New Roman" w:cs="Times New Roman"/>
                <w:color w:val="000000" w:themeColor="text1"/>
                <w:sz w:val="22"/>
                <w:szCs w:val="22"/>
              </w:rPr>
            </w:pPr>
            <w:ins w:id="1073" w:author="ttclandm" w:date="2025-12-19T08:42:00Z">
              <w:r w:rsidRPr="00310428">
                <w:rPr>
                  <w:rFonts w:ascii="Times New Roman" w:hAnsi="Times New Roman" w:cs="Times New Roman"/>
                  <w:b/>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74"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CBF1ABA" w14:textId="77777777" w:rsidR="001B0496" w:rsidRPr="00310428" w:rsidRDefault="001B0496" w:rsidP="001B0496">
            <w:pPr>
              <w:spacing w:line="259" w:lineRule="auto"/>
              <w:ind w:left="29"/>
              <w:rPr>
                <w:ins w:id="1075" w:author="ttclandm" w:date="2025-12-19T08:42:00Z"/>
                <w:rFonts w:ascii="Times New Roman" w:hAnsi="Times New Roman" w:cs="Times New Roman"/>
                <w:color w:val="000000" w:themeColor="text1"/>
                <w:sz w:val="22"/>
                <w:szCs w:val="22"/>
              </w:rPr>
            </w:pPr>
            <w:ins w:id="1076" w:author="ttclandm" w:date="2025-12-19T08:42:00Z">
              <w:r w:rsidRPr="00310428">
                <w:rPr>
                  <w:rFonts w:ascii="Times New Roman" w:hAnsi="Times New Roman" w:cs="Times New Roman"/>
                  <w:b/>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7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A7142C9" w14:textId="77777777" w:rsidR="001B0496" w:rsidRPr="00310428" w:rsidRDefault="001B0496" w:rsidP="001B0496">
            <w:pPr>
              <w:spacing w:line="259" w:lineRule="auto"/>
              <w:ind w:left="32"/>
              <w:rPr>
                <w:ins w:id="1078" w:author="ttclandm" w:date="2025-12-19T08:42:00Z"/>
                <w:rFonts w:ascii="Times New Roman" w:hAnsi="Times New Roman" w:cs="Times New Roman"/>
                <w:color w:val="000000" w:themeColor="text1"/>
                <w:sz w:val="22"/>
                <w:szCs w:val="22"/>
              </w:rPr>
            </w:pPr>
            <w:ins w:id="1079"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8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61C0477" w14:textId="77777777" w:rsidR="001B0496" w:rsidRPr="00310428" w:rsidRDefault="001B0496" w:rsidP="001B0496">
            <w:pPr>
              <w:spacing w:line="259" w:lineRule="auto"/>
              <w:ind w:left="30"/>
              <w:rPr>
                <w:ins w:id="1081" w:author="ttclandm" w:date="2025-12-19T08:42:00Z"/>
                <w:rFonts w:ascii="Times New Roman" w:hAnsi="Times New Roman" w:cs="Times New Roman"/>
                <w:color w:val="000000" w:themeColor="text1"/>
                <w:sz w:val="22"/>
                <w:szCs w:val="22"/>
              </w:rPr>
            </w:pPr>
            <w:ins w:id="1082"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083"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3BE43534" w14:textId="77777777" w:rsidR="001B0496" w:rsidRPr="00310428" w:rsidRDefault="001B0496" w:rsidP="001B0496">
            <w:pPr>
              <w:spacing w:line="259" w:lineRule="auto"/>
              <w:ind w:left="28"/>
              <w:rPr>
                <w:ins w:id="1084" w:author="ttclandm" w:date="2025-12-19T08:42:00Z"/>
                <w:rFonts w:ascii="Times New Roman" w:hAnsi="Times New Roman" w:cs="Times New Roman"/>
                <w:color w:val="000000" w:themeColor="text1"/>
                <w:sz w:val="22"/>
                <w:szCs w:val="22"/>
              </w:rPr>
            </w:pPr>
            <w:ins w:id="1085" w:author="ttclandm" w:date="2025-12-19T08:42:00Z">
              <w:r w:rsidRPr="00310428">
                <w:rPr>
                  <w:rFonts w:ascii="Times New Roman" w:hAnsi="Times New Roman" w:cs="Times New Roman"/>
                  <w:color w:val="000000" w:themeColor="text1"/>
                  <w:sz w:val="22"/>
                  <w:szCs w:val="22"/>
                </w:rPr>
                <w:t xml:space="preserve"> </w:t>
              </w:r>
            </w:ins>
          </w:p>
        </w:tc>
      </w:tr>
      <w:tr w:rsidR="001B0496" w:rsidRPr="001B0496" w14:paraId="39B9E6B5" w14:textId="77777777" w:rsidTr="001B0496">
        <w:trPr>
          <w:trHeight w:val="20"/>
          <w:ins w:id="1086" w:author="ttclandm" w:date="2025-12-19T08:42:00Z"/>
          <w:trPrChange w:id="1087" w:author="ttclandm" w:date="2025-12-19T08:43:00Z">
            <w:trPr>
              <w:gridBefore w:val="2"/>
              <w:trHeight w:val="645"/>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08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CD6798D" w14:textId="77777777" w:rsidR="001B0496" w:rsidRPr="00310428" w:rsidRDefault="001B0496" w:rsidP="001B0496">
            <w:pPr>
              <w:spacing w:line="259" w:lineRule="auto"/>
              <w:ind w:right="32"/>
              <w:jc w:val="center"/>
              <w:rPr>
                <w:ins w:id="1089" w:author="ttclandm" w:date="2025-12-19T08:42:00Z"/>
                <w:rFonts w:ascii="Times New Roman" w:hAnsi="Times New Roman" w:cs="Times New Roman"/>
                <w:color w:val="000000" w:themeColor="text1"/>
                <w:sz w:val="22"/>
                <w:szCs w:val="22"/>
              </w:rPr>
            </w:pPr>
            <w:ins w:id="1090" w:author="ttclandm" w:date="2025-12-19T08:42:00Z">
              <w:r w:rsidRPr="00310428">
                <w:rPr>
                  <w:rFonts w:ascii="Times New Roman" w:hAnsi="Times New Roman" w:cs="Times New Roman"/>
                  <w:color w:val="000000" w:themeColor="text1"/>
                  <w:sz w:val="22"/>
                  <w:szCs w:val="22"/>
                </w:rPr>
                <w:t>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091"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B01CC06" w14:textId="77777777" w:rsidR="001B0496" w:rsidRPr="00310428" w:rsidRDefault="001B0496" w:rsidP="001B0496">
            <w:pPr>
              <w:spacing w:line="259" w:lineRule="auto"/>
              <w:ind w:left="46"/>
              <w:rPr>
                <w:ins w:id="1092" w:author="ttclandm" w:date="2025-12-19T08:42:00Z"/>
                <w:rFonts w:ascii="Times New Roman" w:hAnsi="Times New Roman" w:cs="Times New Roman"/>
                <w:color w:val="000000" w:themeColor="text1"/>
                <w:sz w:val="22"/>
                <w:szCs w:val="22"/>
              </w:rPr>
            </w:pPr>
            <w:ins w:id="1093" w:author="ttclandm" w:date="2025-12-19T08:42:00Z">
              <w:r w:rsidRPr="00310428">
                <w:rPr>
                  <w:rFonts w:ascii="Times New Roman" w:hAnsi="Times New Roman" w:cs="Times New Roman"/>
                  <w:color w:val="000000" w:themeColor="text1"/>
                  <w:sz w:val="22"/>
                  <w:szCs w:val="22"/>
                </w:rPr>
                <w:t xml:space="preserve">Gấp rác nổi bồn bông khuôn viên toà nhà </w:t>
              </w:r>
            </w:ins>
          </w:p>
        </w:tc>
        <w:tc>
          <w:tcPr>
            <w:tcW w:w="930" w:type="dxa"/>
            <w:tcBorders>
              <w:top w:val="single" w:sz="4" w:space="0" w:color="000000"/>
              <w:left w:val="single" w:sz="4" w:space="0" w:color="000000"/>
              <w:bottom w:val="single" w:sz="4" w:space="0" w:color="000000"/>
              <w:right w:val="single" w:sz="4" w:space="0" w:color="000000"/>
            </w:tcBorders>
            <w:vAlign w:val="center"/>
            <w:tcPrChange w:id="1094"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2EFCC5B1" w14:textId="77777777" w:rsidR="001B0496" w:rsidRPr="00310428" w:rsidRDefault="001B0496" w:rsidP="001B0496">
            <w:pPr>
              <w:spacing w:line="259" w:lineRule="auto"/>
              <w:ind w:right="56"/>
              <w:jc w:val="center"/>
              <w:rPr>
                <w:ins w:id="1095" w:author="ttclandm" w:date="2025-12-19T08:42:00Z"/>
                <w:rFonts w:ascii="Times New Roman" w:hAnsi="Times New Roman" w:cs="Times New Roman"/>
                <w:color w:val="000000" w:themeColor="text1"/>
                <w:sz w:val="22"/>
                <w:szCs w:val="22"/>
              </w:rPr>
            </w:pPr>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096"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3238E407" w14:textId="77777777" w:rsidR="001B0496" w:rsidRPr="00310428" w:rsidRDefault="001B0496" w:rsidP="001B0496">
            <w:pPr>
              <w:spacing w:line="259" w:lineRule="auto"/>
              <w:ind w:left="32"/>
              <w:jc w:val="center"/>
              <w:rPr>
                <w:ins w:id="1097" w:author="ttclandm" w:date="2025-12-19T08:42:00Z"/>
                <w:rFonts w:ascii="Times New Roman" w:hAnsi="Times New Roman" w:cs="Times New Roman"/>
                <w:color w:val="000000" w:themeColor="text1"/>
                <w:sz w:val="22"/>
                <w:szCs w:val="22"/>
              </w:rPr>
            </w:pPr>
            <w:ins w:id="1098"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099"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B90BA62" w14:textId="77777777" w:rsidR="001B0496" w:rsidRPr="00310428" w:rsidRDefault="001B0496" w:rsidP="001B0496">
            <w:pPr>
              <w:spacing w:line="259" w:lineRule="auto"/>
              <w:ind w:left="29"/>
              <w:rPr>
                <w:ins w:id="1100" w:author="ttclandm" w:date="2025-12-19T08:42:00Z"/>
                <w:rFonts w:ascii="Times New Roman" w:hAnsi="Times New Roman" w:cs="Times New Roman"/>
                <w:color w:val="000000" w:themeColor="text1"/>
                <w:sz w:val="22"/>
                <w:szCs w:val="22"/>
              </w:rPr>
            </w:pPr>
            <w:ins w:id="1101" w:author="ttclandm" w:date="2025-12-19T08:42:00Z">
              <w:r w:rsidRPr="00310428">
                <w:rPr>
                  <w:rFonts w:ascii="Times New Roman" w:hAnsi="Times New Roman" w:cs="Times New Roman"/>
                  <w:b/>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10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A4B1347" w14:textId="77777777" w:rsidR="001B0496" w:rsidRPr="00310428" w:rsidRDefault="001B0496" w:rsidP="001B0496">
            <w:pPr>
              <w:spacing w:line="259" w:lineRule="auto"/>
              <w:ind w:left="32"/>
              <w:rPr>
                <w:ins w:id="1103" w:author="ttclandm" w:date="2025-12-19T08:42:00Z"/>
                <w:rFonts w:ascii="Times New Roman" w:hAnsi="Times New Roman" w:cs="Times New Roman"/>
                <w:color w:val="000000" w:themeColor="text1"/>
                <w:sz w:val="22"/>
                <w:szCs w:val="22"/>
              </w:rPr>
            </w:pPr>
            <w:ins w:id="1104"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auto"/>
            </w:tcBorders>
            <w:vAlign w:val="center"/>
            <w:tcPrChange w:id="1105" w:author="ttclandm" w:date="2025-12-19T08:43:00Z">
              <w:tcPr>
                <w:tcW w:w="981" w:type="dxa"/>
                <w:tcBorders>
                  <w:top w:val="single" w:sz="4" w:space="0" w:color="000000"/>
                  <w:left w:val="single" w:sz="4" w:space="0" w:color="000000"/>
                  <w:bottom w:val="single" w:sz="4" w:space="0" w:color="000000"/>
                  <w:right w:val="single" w:sz="4" w:space="0" w:color="auto"/>
                </w:tcBorders>
                <w:vAlign w:val="center"/>
              </w:tcPr>
            </w:tcPrChange>
          </w:tcPr>
          <w:p w14:paraId="7D2F3DD1" w14:textId="77777777" w:rsidR="001B0496" w:rsidRPr="00310428" w:rsidRDefault="001B0496" w:rsidP="001B0496">
            <w:pPr>
              <w:spacing w:line="259" w:lineRule="auto"/>
              <w:ind w:left="30"/>
              <w:rPr>
                <w:ins w:id="1106" w:author="ttclandm" w:date="2025-12-19T08:42:00Z"/>
                <w:rFonts w:ascii="Times New Roman" w:hAnsi="Times New Roman" w:cs="Times New Roman"/>
                <w:color w:val="000000" w:themeColor="text1"/>
                <w:sz w:val="22"/>
                <w:szCs w:val="22"/>
              </w:rPr>
            </w:pPr>
            <w:ins w:id="1107"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auto"/>
              <w:left w:val="single" w:sz="4" w:space="0" w:color="auto"/>
              <w:bottom w:val="single" w:sz="4" w:space="0" w:color="auto"/>
              <w:right w:val="single" w:sz="4" w:space="0" w:color="auto"/>
            </w:tcBorders>
            <w:vAlign w:val="center"/>
            <w:tcPrChange w:id="1108" w:author="ttclandm" w:date="2025-12-19T08:43:00Z">
              <w:tcPr>
                <w:tcW w:w="1013" w:type="dxa"/>
                <w:tcBorders>
                  <w:top w:val="single" w:sz="4" w:space="0" w:color="auto"/>
                  <w:left w:val="single" w:sz="4" w:space="0" w:color="auto"/>
                  <w:bottom w:val="single" w:sz="4" w:space="0" w:color="auto"/>
                  <w:right w:val="single" w:sz="4" w:space="0" w:color="auto"/>
                </w:tcBorders>
                <w:vAlign w:val="center"/>
              </w:tcPr>
            </w:tcPrChange>
          </w:tcPr>
          <w:p w14:paraId="18636F84" w14:textId="77777777" w:rsidR="001B0496" w:rsidRPr="00310428" w:rsidRDefault="001B0496" w:rsidP="001B0496">
            <w:pPr>
              <w:spacing w:line="259" w:lineRule="auto"/>
              <w:rPr>
                <w:ins w:id="1109" w:author="ttclandm" w:date="2025-12-19T08:42:00Z"/>
                <w:rFonts w:ascii="Times New Roman" w:hAnsi="Times New Roman" w:cs="Times New Roman"/>
                <w:color w:val="000000" w:themeColor="text1"/>
                <w:sz w:val="22"/>
                <w:szCs w:val="22"/>
              </w:rPr>
            </w:pPr>
          </w:p>
        </w:tc>
      </w:tr>
      <w:tr w:rsidR="001B0496" w:rsidRPr="001B0496" w14:paraId="41D23A6C" w14:textId="77777777" w:rsidTr="001B0496">
        <w:trPr>
          <w:trHeight w:val="20"/>
          <w:ins w:id="1110" w:author="ttclandm" w:date="2025-12-19T08:42:00Z"/>
          <w:trPrChange w:id="1111" w:author="ttclandm" w:date="2025-12-19T08:43:00Z">
            <w:trPr>
              <w:gridBefore w:val="2"/>
              <w:trHeight w:val="642"/>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112"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2BD479BC" w14:textId="77777777" w:rsidR="001B0496" w:rsidRPr="00310428" w:rsidRDefault="001B0496" w:rsidP="001B0496">
            <w:pPr>
              <w:spacing w:line="259" w:lineRule="auto"/>
              <w:ind w:right="32"/>
              <w:jc w:val="center"/>
              <w:rPr>
                <w:ins w:id="1113" w:author="ttclandm" w:date="2025-12-19T08:42:00Z"/>
                <w:rFonts w:ascii="Times New Roman" w:hAnsi="Times New Roman" w:cs="Times New Roman"/>
                <w:color w:val="000000" w:themeColor="text1"/>
                <w:sz w:val="22"/>
                <w:szCs w:val="22"/>
              </w:rPr>
            </w:pPr>
            <w:ins w:id="1114" w:author="ttclandm" w:date="2025-12-19T08:42:00Z">
              <w:r w:rsidRPr="00310428">
                <w:rPr>
                  <w:rFonts w:ascii="Times New Roman" w:hAnsi="Times New Roman" w:cs="Times New Roman"/>
                  <w:color w:val="000000" w:themeColor="text1"/>
                  <w:sz w:val="22"/>
                  <w:szCs w:val="22"/>
                </w:rPr>
                <w:t>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115"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14EDBD2" w14:textId="77777777" w:rsidR="001B0496" w:rsidRPr="00310428" w:rsidRDefault="001B0496" w:rsidP="001B0496">
            <w:pPr>
              <w:spacing w:line="259" w:lineRule="auto"/>
              <w:ind w:left="46" w:hanging="59"/>
              <w:rPr>
                <w:ins w:id="1116" w:author="ttclandm" w:date="2025-12-19T08:42:00Z"/>
                <w:rFonts w:ascii="Times New Roman" w:hAnsi="Times New Roman" w:cs="Times New Roman"/>
                <w:color w:val="000000" w:themeColor="text1"/>
                <w:sz w:val="22"/>
                <w:szCs w:val="22"/>
              </w:rPr>
            </w:pPr>
            <w:ins w:id="1117" w:author="ttclandm" w:date="2025-12-19T08:42:00Z">
              <w:r w:rsidRPr="00310428">
                <w:rPr>
                  <w:rFonts w:ascii="Times New Roman" w:hAnsi="Times New Roman" w:cs="Times New Roman"/>
                  <w:color w:val="000000" w:themeColor="text1"/>
                  <w:sz w:val="22"/>
                  <w:szCs w:val="22"/>
                </w:rPr>
                <w:t xml:space="preserve">Vệ sinh khu vực tiện ích ngoài trời </w:t>
              </w:r>
              <w:proofErr w:type="gramStart"/>
              <w:r w:rsidRPr="00310428">
                <w:rPr>
                  <w:rFonts w:ascii="Times New Roman" w:hAnsi="Times New Roman" w:cs="Times New Roman"/>
                  <w:color w:val="000000" w:themeColor="text1"/>
                  <w:sz w:val="22"/>
                  <w:szCs w:val="22"/>
                </w:rPr>
                <w:t>( khu</w:t>
              </w:r>
              <w:proofErr w:type="gramEnd"/>
              <w:r w:rsidRPr="00310428">
                <w:rPr>
                  <w:rFonts w:ascii="Times New Roman" w:hAnsi="Times New Roman" w:cs="Times New Roman"/>
                  <w:color w:val="000000" w:themeColor="text1"/>
                  <w:sz w:val="22"/>
                  <w:szCs w:val="22"/>
                </w:rPr>
                <w:t xml:space="preserve"> thể dục/khu vui chơi trẻ em)  </w:t>
              </w:r>
            </w:ins>
          </w:p>
        </w:tc>
        <w:tc>
          <w:tcPr>
            <w:tcW w:w="930" w:type="dxa"/>
            <w:tcBorders>
              <w:top w:val="single" w:sz="4" w:space="0" w:color="000000"/>
              <w:left w:val="single" w:sz="4" w:space="0" w:color="000000"/>
              <w:bottom w:val="single" w:sz="4" w:space="0" w:color="000000"/>
              <w:right w:val="single" w:sz="4" w:space="0" w:color="000000"/>
            </w:tcBorders>
            <w:vAlign w:val="center"/>
            <w:tcPrChange w:id="1118"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1953B573" w14:textId="77777777" w:rsidR="001B0496" w:rsidRPr="00310428" w:rsidRDefault="001B0496" w:rsidP="001B0496">
            <w:pPr>
              <w:spacing w:line="259" w:lineRule="auto"/>
              <w:ind w:right="56"/>
              <w:jc w:val="center"/>
              <w:rPr>
                <w:ins w:id="1119" w:author="ttclandm" w:date="2025-12-19T08:42:00Z"/>
                <w:rFonts w:ascii="Times New Roman" w:hAnsi="Times New Roman" w:cs="Times New Roman"/>
                <w:color w:val="000000" w:themeColor="text1"/>
                <w:sz w:val="22"/>
                <w:szCs w:val="22"/>
              </w:rPr>
            </w:pPr>
            <w:ins w:id="1120" w:author="ttclandm" w:date="2025-12-19T08:42:00Z">
              <w:r w:rsidRPr="00310428">
                <w:rPr>
                  <w:rFonts w:ascii="Times New Roman" w:eastAsia="Wingdings" w:hAnsi="Times New Roman" w:cs="Times New Roman"/>
                  <w:color w:val="000000" w:themeColor="text1"/>
                  <w:sz w:val="22"/>
                  <w:szCs w:val="22"/>
                </w:rPr>
                <w:t>x</w:t>
              </w:r>
            </w:ins>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121"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3B64AC0F" w14:textId="77777777" w:rsidR="001B0496" w:rsidRPr="00310428" w:rsidRDefault="001B0496" w:rsidP="001B0496">
            <w:pPr>
              <w:spacing w:line="259" w:lineRule="auto"/>
              <w:ind w:left="32"/>
              <w:jc w:val="center"/>
              <w:rPr>
                <w:ins w:id="112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12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20298688" w14:textId="77777777" w:rsidR="001B0496" w:rsidRPr="00310428" w:rsidRDefault="001B0496" w:rsidP="001B0496">
            <w:pPr>
              <w:spacing w:line="259" w:lineRule="auto"/>
              <w:ind w:left="29"/>
              <w:rPr>
                <w:ins w:id="1124" w:author="ttclandm" w:date="2025-12-19T08:42:00Z"/>
                <w:rFonts w:ascii="Times New Roman" w:hAnsi="Times New Roman" w:cs="Times New Roman"/>
                <w:color w:val="000000" w:themeColor="text1"/>
                <w:sz w:val="22"/>
                <w:szCs w:val="22"/>
              </w:rPr>
            </w:pPr>
            <w:ins w:id="1125" w:author="ttclandm" w:date="2025-12-19T08:42:00Z">
              <w:r w:rsidRPr="00310428">
                <w:rPr>
                  <w:rFonts w:ascii="Times New Roman" w:hAnsi="Times New Roman" w:cs="Times New Roman"/>
                  <w:b/>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12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41AC307" w14:textId="77777777" w:rsidR="001B0496" w:rsidRPr="00310428" w:rsidRDefault="001B0496" w:rsidP="001B0496">
            <w:pPr>
              <w:spacing w:line="259" w:lineRule="auto"/>
              <w:ind w:left="32"/>
              <w:rPr>
                <w:ins w:id="1127" w:author="ttclandm" w:date="2025-12-19T08:42:00Z"/>
                <w:rFonts w:ascii="Times New Roman" w:hAnsi="Times New Roman" w:cs="Times New Roman"/>
                <w:color w:val="000000" w:themeColor="text1"/>
                <w:sz w:val="22"/>
                <w:szCs w:val="22"/>
              </w:rPr>
            </w:pPr>
            <w:ins w:id="1128"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auto"/>
            </w:tcBorders>
            <w:vAlign w:val="center"/>
            <w:tcPrChange w:id="1129" w:author="ttclandm" w:date="2025-12-19T08:43:00Z">
              <w:tcPr>
                <w:tcW w:w="981" w:type="dxa"/>
                <w:tcBorders>
                  <w:top w:val="single" w:sz="4" w:space="0" w:color="000000"/>
                  <w:left w:val="single" w:sz="4" w:space="0" w:color="000000"/>
                  <w:bottom w:val="single" w:sz="4" w:space="0" w:color="000000"/>
                  <w:right w:val="single" w:sz="4" w:space="0" w:color="auto"/>
                </w:tcBorders>
                <w:vAlign w:val="center"/>
              </w:tcPr>
            </w:tcPrChange>
          </w:tcPr>
          <w:p w14:paraId="41B8E984" w14:textId="77777777" w:rsidR="001B0496" w:rsidRPr="00310428" w:rsidRDefault="001B0496" w:rsidP="001B0496">
            <w:pPr>
              <w:spacing w:line="259" w:lineRule="auto"/>
              <w:ind w:left="30"/>
              <w:rPr>
                <w:ins w:id="1130" w:author="ttclandm" w:date="2025-12-19T08:42:00Z"/>
                <w:rFonts w:ascii="Times New Roman" w:hAnsi="Times New Roman" w:cs="Times New Roman"/>
                <w:color w:val="000000" w:themeColor="text1"/>
                <w:sz w:val="22"/>
                <w:szCs w:val="22"/>
              </w:rPr>
            </w:pPr>
            <w:ins w:id="1131"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auto"/>
              <w:left w:val="single" w:sz="4" w:space="0" w:color="auto"/>
              <w:bottom w:val="single" w:sz="4" w:space="0" w:color="auto"/>
              <w:right w:val="single" w:sz="4" w:space="0" w:color="auto"/>
            </w:tcBorders>
            <w:vAlign w:val="center"/>
            <w:tcPrChange w:id="1132" w:author="ttclandm" w:date="2025-12-19T08:43:00Z">
              <w:tcPr>
                <w:tcW w:w="1013" w:type="dxa"/>
                <w:tcBorders>
                  <w:top w:val="single" w:sz="4" w:space="0" w:color="auto"/>
                  <w:left w:val="single" w:sz="4" w:space="0" w:color="auto"/>
                  <w:bottom w:val="single" w:sz="4" w:space="0" w:color="auto"/>
                  <w:right w:val="single" w:sz="4" w:space="0" w:color="auto"/>
                </w:tcBorders>
                <w:vAlign w:val="center"/>
              </w:tcPr>
            </w:tcPrChange>
          </w:tcPr>
          <w:p w14:paraId="6DE33E19" w14:textId="77777777" w:rsidR="001B0496" w:rsidRPr="00310428" w:rsidRDefault="001B0496" w:rsidP="001B0496">
            <w:pPr>
              <w:spacing w:line="259" w:lineRule="auto"/>
              <w:rPr>
                <w:ins w:id="1133" w:author="ttclandm" w:date="2025-12-19T08:42:00Z"/>
                <w:rFonts w:ascii="Times New Roman" w:hAnsi="Times New Roman" w:cs="Times New Roman"/>
                <w:color w:val="000000" w:themeColor="text1"/>
                <w:sz w:val="22"/>
                <w:szCs w:val="22"/>
              </w:rPr>
            </w:pPr>
          </w:p>
        </w:tc>
      </w:tr>
      <w:tr w:rsidR="001B0496" w:rsidRPr="001B0496" w14:paraId="3E0E5BED" w14:textId="77777777" w:rsidTr="001B0496">
        <w:trPr>
          <w:trHeight w:val="20"/>
          <w:ins w:id="1134" w:author="ttclandm" w:date="2025-12-19T08:42:00Z"/>
          <w:trPrChange w:id="1135" w:author="ttclandm" w:date="2025-12-19T08:43:00Z">
            <w:trPr>
              <w:gridBefore w:val="2"/>
              <w:trHeight w:val="407"/>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13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9180618" w14:textId="77777777" w:rsidR="001B0496" w:rsidRPr="00310428" w:rsidRDefault="001B0496" w:rsidP="001B0496">
            <w:pPr>
              <w:spacing w:line="259" w:lineRule="auto"/>
              <w:ind w:right="32"/>
              <w:jc w:val="center"/>
              <w:rPr>
                <w:ins w:id="1137" w:author="ttclandm" w:date="2025-12-19T08:42:00Z"/>
                <w:rFonts w:ascii="Times New Roman" w:hAnsi="Times New Roman" w:cs="Times New Roman"/>
                <w:color w:val="000000" w:themeColor="text1"/>
                <w:sz w:val="22"/>
                <w:szCs w:val="22"/>
              </w:rPr>
            </w:pPr>
            <w:ins w:id="1138" w:author="ttclandm" w:date="2025-12-19T08:42:00Z">
              <w:r w:rsidRPr="00310428">
                <w:rPr>
                  <w:rFonts w:ascii="Times New Roman" w:hAnsi="Times New Roman" w:cs="Times New Roman"/>
                  <w:color w:val="000000" w:themeColor="text1"/>
                  <w:sz w:val="22"/>
                  <w:szCs w:val="22"/>
                </w:rPr>
                <w:t>4</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13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69AE9DC9" w14:textId="77777777" w:rsidR="001B0496" w:rsidRPr="00310428" w:rsidRDefault="001B0496" w:rsidP="001B0496">
            <w:pPr>
              <w:spacing w:line="259" w:lineRule="auto"/>
              <w:ind w:left="8"/>
              <w:rPr>
                <w:ins w:id="1140" w:author="ttclandm" w:date="2025-12-19T08:42:00Z"/>
                <w:rFonts w:ascii="Times New Roman" w:hAnsi="Times New Roman" w:cs="Times New Roman"/>
                <w:color w:val="000000" w:themeColor="text1"/>
                <w:sz w:val="22"/>
                <w:szCs w:val="22"/>
              </w:rPr>
            </w:pPr>
            <w:ins w:id="1141" w:author="ttclandm" w:date="2025-12-19T08:42:00Z">
              <w:r w:rsidRPr="00310428">
                <w:rPr>
                  <w:rFonts w:ascii="Times New Roman" w:hAnsi="Times New Roman" w:cs="Times New Roman"/>
                  <w:color w:val="000000" w:themeColor="text1"/>
                  <w:sz w:val="22"/>
                  <w:szCs w:val="22"/>
                </w:rPr>
                <w:t>Gom rác, thay túi rác</w:t>
              </w:r>
            </w:ins>
          </w:p>
        </w:tc>
        <w:tc>
          <w:tcPr>
            <w:tcW w:w="930" w:type="dxa"/>
            <w:tcBorders>
              <w:top w:val="single" w:sz="4" w:space="0" w:color="000000"/>
              <w:left w:val="single" w:sz="4" w:space="0" w:color="000000"/>
              <w:bottom w:val="single" w:sz="4" w:space="0" w:color="000000"/>
              <w:right w:val="single" w:sz="4" w:space="0" w:color="000000"/>
            </w:tcBorders>
            <w:vAlign w:val="center"/>
            <w:tcPrChange w:id="1142"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6AE80467" w14:textId="77777777" w:rsidR="001B0496" w:rsidRPr="00310428" w:rsidRDefault="001B0496" w:rsidP="001B0496">
            <w:pPr>
              <w:spacing w:line="259" w:lineRule="auto"/>
              <w:ind w:right="56"/>
              <w:jc w:val="center"/>
              <w:rPr>
                <w:ins w:id="1143" w:author="ttclandm" w:date="2025-12-19T08:42:00Z"/>
                <w:rFonts w:ascii="Times New Roman" w:hAnsi="Times New Roman" w:cs="Times New Roman"/>
                <w:color w:val="000000" w:themeColor="text1"/>
                <w:sz w:val="22"/>
                <w:szCs w:val="22"/>
              </w:rPr>
            </w:pPr>
            <w:ins w:id="1144" w:author="ttclandm" w:date="2025-12-19T08:42:00Z">
              <w:r w:rsidRPr="00310428">
                <w:rPr>
                  <w:rFonts w:ascii="Times New Roman" w:eastAsia="Wingdings" w:hAnsi="Times New Roman" w:cs="Times New Roman"/>
                  <w:color w:val="000000" w:themeColor="text1"/>
                  <w:sz w:val="22"/>
                  <w:szCs w:val="22"/>
                </w:rPr>
                <w:t>x</w:t>
              </w:r>
            </w:ins>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145"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61FDE232" w14:textId="77777777" w:rsidR="001B0496" w:rsidRPr="00310428" w:rsidRDefault="001B0496" w:rsidP="001B0496">
            <w:pPr>
              <w:spacing w:line="259" w:lineRule="auto"/>
              <w:ind w:left="32"/>
              <w:jc w:val="center"/>
              <w:rPr>
                <w:ins w:id="114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14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63DB7EE4" w14:textId="77777777" w:rsidR="001B0496" w:rsidRPr="00310428" w:rsidRDefault="001B0496" w:rsidP="001B0496">
            <w:pPr>
              <w:spacing w:line="259" w:lineRule="auto"/>
              <w:ind w:left="29"/>
              <w:rPr>
                <w:ins w:id="1148" w:author="ttclandm" w:date="2025-12-19T08:42:00Z"/>
                <w:rFonts w:ascii="Times New Roman" w:hAnsi="Times New Roman" w:cs="Times New Roman"/>
                <w:color w:val="000000" w:themeColor="text1"/>
                <w:sz w:val="22"/>
                <w:szCs w:val="22"/>
              </w:rPr>
            </w:pPr>
            <w:ins w:id="1149" w:author="ttclandm" w:date="2025-12-19T08:42:00Z">
              <w:r w:rsidRPr="00310428">
                <w:rPr>
                  <w:rFonts w:ascii="Times New Roman" w:hAnsi="Times New Roman" w:cs="Times New Roman"/>
                  <w:b/>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15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69FCBCA" w14:textId="77777777" w:rsidR="001B0496" w:rsidRPr="00310428" w:rsidRDefault="001B0496" w:rsidP="001B0496">
            <w:pPr>
              <w:spacing w:line="259" w:lineRule="auto"/>
              <w:ind w:left="32"/>
              <w:rPr>
                <w:ins w:id="1151" w:author="ttclandm" w:date="2025-12-19T08:42:00Z"/>
                <w:rFonts w:ascii="Times New Roman" w:hAnsi="Times New Roman" w:cs="Times New Roman"/>
                <w:color w:val="000000" w:themeColor="text1"/>
                <w:sz w:val="22"/>
                <w:szCs w:val="22"/>
              </w:rPr>
            </w:pPr>
            <w:ins w:id="1152"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auto"/>
            </w:tcBorders>
            <w:vAlign w:val="center"/>
            <w:tcPrChange w:id="1153" w:author="ttclandm" w:date="2025-12-19T08:43:00Z">
              <w:tcPr>
                <w:tcW w:w="981" w:type="dxa"/>
                <w:tcBorders>
                  <w:top w:val="single" w:sz="4" w:space="0" w:color="000000"/>
                  <w:left w:val="single" w:sz="4" w:space="0" w:color="000000"/>
                  <w:bottom w:val="single" w:sz="4" w:space="0" w:color="000000"/>
                  <w:right w:val="single" w:sz="4" w:space="0" w:color="auto"/>
                </w:tcBorders>
                <w:vAlign w:val="center"/>
              </w:tcPr>
            </w:tcPrChange>
          </w:tcPr>
          <w:p w14:paraId="6B59F1DA" w14:textId="77777777" w:rsidR="001B0496" w:rsidRPr="00310428" w:rsidRDefault="001B0496" w:rsidP="001B0496">
            <w:pPr>
              <w:spacing w:line="259" w:lineRule="auto"/>
              <w:ind w:left="30"/>
              <w:rPr>
                <w:ins w:id="1154" w:author="ttclandm" w:date="2025-12-19T08:42:00Z"/>
                <w:rFonts w:ascii="Times New Roman" w:hAnsi="Times New Roman" w:cs="Times New Roman"/>
                <w:color w:val="000000" w:themeColor="text1"/>
                <w:sz w:val="22"/>
                <w:szCs w:val="22"/>
              </w:rPr>
            </w:pPr>
            <w:ins w:id="1155"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auto"/>
              <w:left w:val="single" w:sz="4" w:space="0" w:color="auto"/>
              <w:bottom w:val="single" w:sz="4" w:space="0" w:color="auto"/>
              <w:right w:val="single" w:sz="4" w:space="0" w:color="auto"/>
            </w:tcBorders>
            <w:vAlign w:val="center"/>
            <w:tcPrChange w:id="1156" w:author="ttclandm" w:date="2025-12-19T08:43:00Z">
              <w:tcPr>
                <w:tcW w:w="1013" w:type="dxa"/>
                <w:tcBorders>
                  <w:top w:val="single" w:sz="4" w:space="0" w:color="auto"/>
                  <w:left w:val="single" w:sz="4" w:space="0" w:color="auto"/>
                  <w:bottom w:val="single" w:sz="4" w:space="0" w:color="auto"/>
                  <w:right w:val="single" w:sz="4" w:space="0" w:color="auto"/>
                </w:tcBorders>
                <w:vAlign w:val="center"/>
              </w:tcPr>
            </w:tcPrChange>
          </w:tcPr>
          <w:p w14:paraId="74A02091" w14:textId="77777777" w:rsidR="001B0496" w:rsidRPr="00310428" w:rsidRDefault="001B0496" w:rsidP="001B0496">
            <w:pPr>
              <w:spacing w:line="259" w:lineRule="auto"/>
              <w:rPr>
                <w:ins w:id="1157" w:author="ttclandm" w:date="2025-12-19T08:42:00Z"/>
                <w:rFonts w:ascii="Times New Roman" w:hAnsi="Times New Roman" w:cs="Times New Roman"/>
                <w:color w:val="000000" w:themeColor="text1"/>
                <w:sz w:val="22"/>
                <w:szCs w:val="22"/>
              </w:rPr>
            </w:pPr>
          </w:p>
        </w:tc>
      </w:tr>
      <w:tr w:rsidR="001B0496" w:rsidRPr="001B0496" w14:paraId="38E640F0" w14:textId="77777777" w:rsidTr="001B0496">
        <w:trPr>
          <w:trHeight w:val="20"/>
          <w:ins w:id="1158" w:author="ttclandm" w:date="2025-12-19T08:42:00Z"/>
          <w:trPrChange w:id="1159" w:author="ttclandm" w:date="2025-12-19T08:43:00Z">
            <w:trPr>
              <w:gridBefore w:val="2"/>
              <w:trHeight w:val="407"/>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160"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7E979AD" w14:textId="77777777" w:rsidR="001B0496" w:rsidRPr="00310428" w:rsidRDefault="001B0496" w:rsidP="001B0496">
            <w:pPr>
              <w:spacing w:line="259" w:lineRule="auto"/>
              <w:ind w:right="32"/>
              <w:jc w:val="center"/>
              <w:rPr>
                <w:ins w:id="1161" w:author="ttclandm" w:date="2025-12-19T08:42:00Z"/>
                <w:rFonts w:ascii="Times New Roman" w:hAnsi="Times New Roman" w:cs="Times New Roman"/>
                <w:color w:val="000000" w:themeColor="text1"/>
                <w:sz w:val="22"/>
                <w:szCs w:val="22"/>
              </w:rPr>
            </w:pPr>
            <w:ins w:id="1162" w:author="ttclandm" w:date="2025-12-19T08:42:00Z">
              <w:r w:rsidRPr="00310428">
                <w:rPr>
                  <w:rFonts w:ascii="Times New Roman" w:hAnsi="Times New Roman" w:cs="Times New Roman"/>
                  <w:color w:val="000000" w:themeColor="text1"/>
                  <w:sz w:val="22"/>
                  <w:szCs w:val="22"/>
                </w:rPr>
                <w:t>5</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163"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62EDAEDF" w14:textId="77777777" w:rsidR="001B0496" w:rsidRPr="00310428" w:rsidRDefault="001B0496" w:rsidP="001B0496">
            <w:pPr>
              <w:spacing w:line="259" w:lineRule="auto"/>
              <w:ind w:left="8"/>
              <w:rPr>
                <w:ins w:id="1164" w:author="ttclandm" w:date="2025-12-19T08:42:00Z"/>
                <w:rFonts w:ascii="Times New Roman" w:hAnsi="Times New Roman" w:cs="Times New Roman"/>
                <w:color w:val="000000" w:themeColor="text1"/>
                <w:sz w:val="22"/>
                <w:szCs w:val="22"/>
              </w:rPr>
            </w:pPr>
            <w:ins w:id="1165" w:author="ttclandm" w:date="2025-12-19T08:42:00Z">
              <w:r w:rsidRPr="00310428">
                <w:rPr>
                  <w:rFonts w:ascii="Times New Roman" w:hAnsi="Times New Roman" w:cs="Times New Roman"/>
                  <w:color w:val="000000" w:themeColor="text1"/>
                  <w:sz w:val="22"/>
                  <w:szCs w:val="22"/>
                </w:rPr>
                <w:t>Vệ sinh hồ tiểu cảnh cột cờ</w:t>
              </w:r>
            </w:ins>
          </w:p>
        </w:tc>
        <w:tc>
          <w:tcPr>
            <w:tcW w:w="930" w:type="dxa"/>
            <w:tcBorders>
              <w:top w:val="single" w:sz="4" w:space="0" w:color="000000"/>
              <w:left w:val="single" w:sz="4" w:space="0" w:color="000000"/>
              <w:bottom w:val="single" w:sz="4" w:space="0" w:color="000000"/>
              <w:right w:val="single" w:sz="4" w:space="0" w:color="000000"/>
            </w:tcBorders>
            <w:vAlign w:val="center"/>
            <w:tcPrChange w:id="1166"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535A96B9" w14:textId="77777777" w:rsidR="001B0496" w:rsidRPr="00310428" w:rsidRDefault="001B0496" w:rsidP="001B0496">
            <w:pPr>
              <w:spacing w:line="259" w:lineRule="auto"/>
              <w:ind w:right="56"/>
              <w:jc w:val="center"/>
              <w:rPr>
                <w:ins w:id="1167" w:author="ttclandm" w:date="2025-12-19T08:42:00Z"/>
                <w:rFonts w:ascii="Times New Roman" w:hAnsi="Times New Roman" w:cs="Times New Roman"/>
                <w:color w:val="000000" w:themeColor="text1"/>
                <w:sz w:val="22"/>
                <w:szCs w:val="22"/>
              </w:rPr>
            </w:pPr>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168"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55551EC2" w14:textId="77777777" w:rsidR="001B0496" w:rsidRPr="00310428" w:rsidRDefault="001B0496" w:rsidP="001B0496">
            <w:pPr>
              <w:spacing w:line="259" w:lineRule="auto"/>
              <w:ind w:left="32"/>
              <w:jc w:val="center"/>
              <w:rPr>
                <w:ins w:id="116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17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3D89D35D" w14:textId="77777777" w:rsidR="001B0496" w:rsidRPr="00310428" w:rsidRDefault="001B0496" w:rsidP="001B0496">
            <w:pPr>
              <w:spacing w:line="259" w:lineRule="auto"/>
              <w:ind w:left="29"/>
              <w:jc w:val="center"/>
              <w:rPr>
                <w:ins w:id="1171" w:author="ttclandm" w:date="2025-12-19T08:42:00Z"/>
                <w:rFonts w:ascii="Times New Roman" w:hAnsi="Times New Roman" w:cs="Times New Roman"/>
                <w:color w:val="000000" w:themeColor="text1"/>
                <w:sz w:val="22"/>
                <w:szCs w:val="22"/>
              </w:rPr>
            </w:pPr>
            <w:ins w:id="1172"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17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B7E7D49" w14:textId="77777777" w:rsidR="001B0496" w:rsidRPr="00310428" w:rsidRDefault="001B0496" w:rsidP="001B0496">
            <w:pPr>
              <w:spacing w:line="259" w:lineRule="auto"/>
              <w:ind w:left="32"/>
              <w:rPr>
                <w:ins w:id="1174" w:author="ttclandm" w:date="2025-12-19T08:42:00Z"/>
                <w:rFonts w:ascii="Times New Roman" w:hAnsi="Times New Roman" w:cs="Times New Roman"/>
                <w:color w:val="000000" w:themeColor="text1"/>
                <w:sz w:val="22"/>
                <w:szCs w:val="22"/>
              </w:rPr>
            </w:pPr>
            <w:ins w:id="1175"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auto"/>
            </w:tcBorders>
            <w:vAlign w:val="center"/>
            <w:tcPrChange w:id="1176" w:author="ttclandm" w:date="2025-12-19T08:43:00Z">
              <w:tcPr>
                <w:tcW w:w="981" w:type="dxa"/>
                <w:tcBorders>
                  <w:top w:val="single" w:sz="4" w:space="0" w:color="000000"/>
                  <w:left w:val="single" w:sz="4" w:space="0" w:color="000000"/>
                  <w:bottom w:val="single" w:sz="4" w:space="0" w:color="000000"/>
                  <w:right w:val="single" w:sz="4" w:space="0" w:color="auto"/>
                </w:tcBorders>
                <w:vAlign w:val="center"/>
              </w:tcPr>
            </w:tcPrChange>
          </w:tcPr>
          <w:p w14:paraId="6E9945F0" w14:textId="77777777" w:rsidR="001B0496" w:rsidRPr="00310428" w:rsidRDefault="001B0496" w:rsidP="001B0496">
            <w:pPr>
              <w:spacing w:line="259" w:lineRule="auto"/>
              <w:ind w:left="30"/>
              <w:rPr>
                <w:ins w:id="1177" w:author="ttclandm" w:date="2025-12-19T08:42:00Z"/>
                <w:rFonts w:ascii="Times New Roman" w:hAnsi="Times New Roman" w:cs="Times New Roman"/>
                <w:color w:val="000000" w:themeColor="text1"/>
                <w:sz w:val="22"/>
                <w:szCs w:val="22"/>
              </w:rPr>
            </w:pPr>
            <w:ins w:id="1178"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auto"/>
              <w:left w:val="single" w:sz="4" w:space="0" w:color="auto"/>
              <w:bottom w:val="single" w:sz="4" w:space="0" w:color="auto"/>
              <w:right w:val="single" w:sz="4" w:space="0" w:color="auto"/>
            </w:tcBorders>
            <w:vAlign w:val="center"/>
            <w:tcPrChange w:id="1179" w:author="ttclandm" w:date="2025-12-19T08:43:00Z">
              <w:tcPr>
                <w:tcW w:w="1013" w:type="dxa"/>
                <w:tcBorders>
                  <w:top w:val="single" w:sz="4" w:space="0" w:color="auto"/>
                  <w:left w:val="single" w:sz="4" w:space="0" w:color="auto"/>
                  <w:bottom w:val="single" w:sz="4" w:space="0" w:color="auto"/>
                  <w:right w:val="single" w:sz="4" w:space="0" w:color="auto"/>
                </w:tcBorders>
                <w:vAlign w:val="center"/>
              </w:tcPr>
            </w:tcPrChange>
          </w:tcPr>
          <w:p w14:paraId="091D0219" w14:textId="77777777" w:rsidR="001B0496" w:rsidRPr="00310428" w:rsidRDefault="001B0496" w:rsidP="001B0496">
            <w:pPr>
              <w:spacing w:line="259" w:lineRule="auto"/>
              <w:rPr>
                <w:ins w:id="1180" w:author="ttclandm" w:date="2025-12-19T08:42:00Z"/>
                <w:rFonts w:ascii="Times New Roman" w:hAnsi="Times New Roman" w:cs="Times New Roman"/>
                <w:color w:val="000000" w:themeColor="text1"/>
                <w:sz w:val="22"/>
                <w:szCs w:val="22"/>
              </w:rPr>
            </w:pPr>
          </w:p>
        </w:tc>
      </w:tr>
      <w:tr w:rsidR="001B0496" w:rsidRPr="001B0496" w14:paraId="6546502B" w14:textId="77777777" w:rsidTr="001B0496">
        <w:trPr>
          <w:trHeight w:val="20"/>
          <w:ins w:id="1181" w:author="ttclandm" w:date="2025-12-19T08:42:00Z"/>
          <w:trPrChange w:id="1182" w:author="ttclandm" w:date="2025-12-19T08:43:00Z">
            <w:trPr>
              <w:gridBefore w:val="2"/>
              <w:trHeight w:val="407"/>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183"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74561871" w14:textId="77777777" w:rsidR="001B0496" w:rsidRPr="00310428" w:rsidRDefault="001B0496" w:rsidP="001B0496">
            <w:pPr>
              <w:spacing w:line="259" w:lineRule="auto"/>
              <w:ind w:right="32"/>
              <w:jc w:val="center"/>
              <w:rPr>
                <w:ins w:id="1184" w:author="ttclandm" w:date="2025-12-19T08:42:00Z"/>
                <w:rFonts w:ascii="Times New Roman" w:hAnsi="Times New Roman" w:cs="Times New Roman"/>
                <w:color w:val="000000" w:themeColor="text1"/>
                <w:sz w:val="22"/>
                <w:szCs w:val="22"/>
              </w:rPr>
            </w:pPr>
            <w:ins w:id="1185" w:author="ttclandm" w:date="2025-12-19T08:42:00Z">
              <w:r w:rsidRPr="00310428">
                <w:rPr>
                  <w:rFonts w:ascii="Times New Roman" w:hAnsi="Times New Roman" w:cs="Times New Roman"/>
                  <w:color w:val="000000" w:themeColor="text1"/>
                  <w:sz w:val="22"/>
                  <w:szCs w:val="22"/>
                </w:rPr>
                <w:t>6</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186"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25F49E6A" w14:textId="77777777" w:rsidR="001B0496" w:rsidRPr="00310428" w:rsidRDefault="001B0496" w:rsidP="001B0496">
            <w:pPr>
              <w:spacing w:line="259" w:lineRule="auto"/>
              <w:ind w:left="8"/>
              <w:rPr>
                <w:ins w:id="1187" w:author="ttclandm" w:date="2025-12-19T08:42:00Z"/>
                <w:rFonts w:ascii="Times New Roman" w:hAnsi="Times New Roman" w:cs="Times New Roman"/>
                <w:color w:val="000000" w:themeColor="text1"/>
                <w:sz w:val="22"/>
                <w:szCs w:val="22"/>
              </w:rPr>
            </w:pPr>
            <w:ins w:id="1188" w:author="ttclandm" w:date="2025-12-19T08:42:00Z">
              <w:r w:rsidRPr="00310428">
                <w:rPr>
                  <w:rFonts w:ascii="Times New Roman" w:hAnsi="Times New Roman" w:cs="Times New Roman"/>
                  <w:color w:val="000000" w:themeColor="text1"/>
                  <w:sz w:val="22"/>
                  <w:szCs w:val="22"/>
                </w:rPr>
                <w:t>Nhặt rác nổi, cống rảnh thoát nước</w:t>
              </w:r>
            </w:ins>
          </w:p>
        </w:tc>
        <w:tc>
          <w:tcPr>
            <w:tcW w:w="930" w:type="dxa"/>
            <w:tcBorders>
              <w:top w:val="single" w:sz="4" w:space="0" w:color="000000"/>
              <w:left w:val="single" w:sz="4" w:space="0" w:color="000000"/>
              <w:bottom w:val="single" w:sz="4" w:space="0" w:color="000000"/>
              <w:right w:val="single" w:sz="4" w:space="0" w:color="000000"/>
            </w:tcBorders>
            <w:vAlign w:val="center"/>
            <w:tcPrChange w:id="1189"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346E099F" w14:textId="77777777" w:rsidR="001B0496" w:rsidRPr="00310428" w:rsidRDefault="001B0496" w:rsidP="001B0496">
            <w:pPr>
              <w:spacing w:line="259" w:lineRule="auto"/>
              <w:ind w:right="56"/>
              <w:jc w:val="center"/>
              <w:rPr>
                <w:ins w:id="1190" w:author="ttclandm" w:date="2025-12-19T08:42:00Z"/>
                <w:rFonts w:ascii="Times New Roman" w:hAnsi="Times New Roman" w:cs="Times New Roman"/>
                <w:color w:val="000000" w:themeColor="text1"/>
                <w:sz w:val="22"/>
                <w:szCs w:val="22"/>
              </w:rPr>
            </w:pPr>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191"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7C73ECAE" w14:textId="77777777" w:rsidR="001B0496" w:rsidRPr="00310428" w:rsidRDefault="001B0496" w:rsidP="001B0496">
            <w:pPr>
              <w:spacing w:line="259" w:lineRule="auto"/>
              <w:ind w:left="32"/>
              <w:jc w:val="center"/>
              <w:rPr>
                <w:ins w:id="119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19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64BB9D6" w14:textId="77777777" w:rsidR="001B0496" w:rsidRPr="00310428" w:rsidRDefault="001B0496" w:rsidP="001B0496">
            <w:pPr>
              <w:spacing w:line="259" w:lineRule="auto"/>
              <w:ind w:left="29"/>
              <w:jc w:val="center"/>
              <w:rPr>
                <w:ins w:id="1194" w:author="ttclandm" w:date="2025-12-19T08:42:00Z"/>
                <w:rFonts w:ascii="Times New Roman" w:hAnsi="Times New Roman" w:cs="Times New Roman"/>
                <w:color w:val="000000" w:themeColor="text1"/>
                <w:sz w:val="22"/>
                <w:szCs w:val="22"/>
              </w:rPr>
            </w:pPr>
            <w:ins w:id="1195"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19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2250C81" w14:textId="77777777" w:rsidR="001B0496" w:rsidRPr="00310428" w:rsidRDefault="001B0496" w:rsidP="001B0496">
            <w:pPr>
              <w:spacing w:line="259" w:lineRule="auto"/>
              <w:ind w:left="32"/>
              <w:rPr>
                <w:ins w:id="119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auto"/>
            </w:tcBorders>
            <w:vAlign w:val="center"/>
            <w:tcPrChange w:id="1198" w:author="ttclandm" w:date="2025-12-19T08:43:00Z">
              <w:tcPr>
                <w:tcW w:w="981" w:type="dxa"/>
                <w:tcBorders>
                  <w:top w:val="single" w:sz="4" w:space="0" w:color="000000"/>
                  <w:left w:val="single" w:sz="4" w:space="0" w:color="000000"/>
                  <w:bottom w:val="single" w:sz="4" w:space="0" w:color="000000"/>
                  <w:right w:val="single" w:sz="4" w:space="0" w:color="auto"/>
                </w:tcBorders>
                <w:vAlign w:val="center"/>
              </w:tcPr>
            </w:tcPrChange>
          </w:tcPr>
          <w:p w14:paraId="025D6877" w14:textId="77777777" w:rsidR="001B0496" w:rsidRPr="00310428" w:rsidRDefault="001B0496" w:rsidP="001B0496">
            <w:pPr>
              <w:spacing w:line="259" w:lineRule="auto"/>
              <w:ind w:left="30"/>
              <w:rPr>
                <w:ins w:id="1199" w:author="ttclandm" w:date="2025-12-19T08:42:00Z"/>
                <w:rFonts w:ascii="Times New Roman" w:hAnsi="Times New Roman" w:cs="Times New Roman"/>
                <w:color w:val="000000" w:themeColor="text1"/>
                <w:sz w:val="22"/>
                <w:szCs w:val="22"/>
              </w:rPr>
            </w:pPr>
          </w:p>
        </w:tc>
        <w:tc>
          <w:tcPr>
            <w:tcW w:w="1064" w:type="dxa"/>
            <w:tcBorders>
              <w:top w:val="single" w:sz="4" w:space="0" w:color="auto"/>
              <w:left w:val="single" w:sz="4" w:space="0" w:color="auto"/>
              <w:bottom w:val="single" w:sz="4" w:space="0" w:color="auto"/>
              <w:right w:val="single" w:sz="4" w:space="0" w:color="auto"/>
            </w:tcBorders>
            <w:vAlign w:val="center"/>
            <w:tcPrChange w:id="1200" w:author="ttclandm" w:date="2025-12-19T08:43:00Z">
              <w:tcPr>
                <w:tcW w:w="1013" w:type="dxa"/>
                <w:tcBorders>
                  <w:top w:val="single" w:sz="4" w:space="0" w:color="auto"/>
                  <w:left w:val="single" w:sz="4" w:space="0" w:color="auto"/>
                  <w:bottom w:val="single" w:sz="4" w:space="0" w:color="auto"/>
                  <w:right w:val="single" w:sz="4" w:space="0" w:color="auto"/>
                </w:tcBorders>
                <w:vAlign w:val="center"/>
              </w:tcPr>
            </w:tcPrChange>
          </w:tcPr>
          <w:p w14:paraId="547D482A" w14:textId="77777777" w:rsidR="001B0496" w:rsidRPr="00310428" w:rsidRDefault="001B0496" w:rsidP="001B0496">
            <w:pPr>
              <w:spacing w:line="259" w:lineRule="auto"/>
              <w:rPr>
                <w:ins w:id="1201" w:author="ttclandm" w:date="2025-12-19T08:42:00Z"/>
                <w:rFonts w:ascii="Times New Roman" w:hAnsi="Times New Roman" w:cs="Times New Roman"/>
                <w:color w:val="000000" w:themeColor="text1"/>
                <w:sz w:val="22"/>
                <w:szCs w:val="22"/>
              </w:rPr>
            </w:pPr>
          </w:p>
        </w:tc>
      </w:tr>
      <w:tr w:rsidR="001B0496" w:rsidRPr="001B0496" w14:paraId="08A72550" w14:textId="77777777" w:rsidTr="001B0496">
        <w:trPr>
          <w:trHeight w:val="20"/>
          <w:ins w:id="1202" w:author="ttclandm" w:date="2025-12-19T08:42:00Z"/>
          <w:trPrChange w:id="1203" w:author="ttclandm" w:date="2025-12-19T08:43:00Z">
            <w:trPr>
              <w:gridBefore w:val="2"/>
              <w:trHeight w:val="404"/>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204"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557E7B74" w14:textId="77777777" w:rsidR="001B0496" w:rsidRPr="00310428" w:rsidRDefault="001B0496" w:rsidP="001B0496">
            <w:pPr>
              <w:spacing w:line="259" w:lineRule="auto"/>
              <w:ind w:right="32"/>
              <w:jc w:val="center"/>
              <w:rPr>
                <w:ins w:id="1205" w:author="ttclandm" w:date="2025-12-19T08:42:00Z"/>
                <w:rFonts w:ascii="Times New Roman" w:hAnsi="Times New Roman" w:cs="Times New Roman"/>
                <w:color w:val="000000" w:themeColor="text1"/>
                <w:sz w:val="22"/>
                <w:szCs w:val="22"/>
              </w:rPr>
            </w:pPr>
            <w:ins w:id="1206" w:author="ttclandm" w:date="2025-12-19T08:42:00Z">
              <w:r w:rsidRPr="00310428">
                <w:rPr>
                  <w:rFonts w:ascii="Times New Roman" w:hAnsi="Times New Roman" w:cs="Times New Roman"/>
                  <w:color w:val="000000" w:themeColor="text1"/>
                  <w:sz w:val="22"/>
                  <w:szCs w:val="22"/>
                </w:rPr>
                <w:t>7</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207"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7052F850" w14:textId="77777777" w:rsidR="001B0496" w:rsidRPr="00310428" w:rsidRDefault="001B0496" w:rsidP="001B0496">
            <w:pPr>
              <w:spacing w:line="259" w:lineRule="auto"/>
              <w:ind w:left="8"/>
              <w:rPr>
                <w:ins w:id="1208" w:author="ttclandm" w:date="2025-12-19T08:42:00Z"/>
                <w:rFonts w:ascii="Times New Roman" w:hAnsi="Times New Roman" w:cs="Times New Roman"/>
                <w:color w:val="000000" w:themeColor="text1"/>
                <w:sz w:val="22"/>
                <w:szCs w:val="22"/>
              </w:rPr>
            </w:pPr>
            <w:ins w:id="1209" w:author="ttclandm" w:date="2025-12-19T08:42:00Z">
              <w:r w:rsidRPr="00310428">
                <w:rPr>
                  <w:rFonts w:ascii="Times New Roman" w:hAnsi="Times New Roman" w:cs="Times New Roman"/>
                  <w:color w:val="000000" w:themeColor="text1"/>
                  <w:sz w:val="22"/>
                  <w:szCs w:val="22"/>
                </w:rPr>
                <w:t xml:space="preserve">Chà rửa thùng rác </w:t>
              </w:r>
            </w:ins>
          </w:p>
        </w:tc>
        <w:tc>
          <w:tcPr>
            <w:tcW w:w="930" w:type="dxa"/>
            <w:tcBorders>
              <w:top w:val="single" w:sz="4" w:space="0" w:color="000000"/>
              <w:left w:val="single" w:sz="4" w:space="0" w:color="000000"/>
              <w:bottom w:val="single" w:sz="4" w:space="0" w:color="000000"/>
              <w:right w:val="single" w:sz="4" w:space="0" w:color="000000"/>
            </w:tcBorders>
            <w:vAlign w:val="center"/>
            <w:tcPrChange w:id="1210" w:author="ttclandm" w:date="2025-12-19T08:43:00Z">
              <w:tcPr>
                <w:tcW w:w="934" w:type="dxa"/>
                <w:gridSpan w:val="2"/>
                <w:tcBorders>
                  <w:top w:val="single" w:sz="4" w:space="0" w:color="000000"/>
                  <w:left w:val="single" w:sz="4" w:space="0" w:color="000000"/>
                  <w:bottom w:val="single" w:sz="4" w:space="0" w:color="000000"/>
                  <w:right w:val="single" w:sz="4" w:space="0" w:color="000000"/>
                </w:tcBorders>
                <w:vAlign w:val="center"/>
              </w:tcPr>
            </w:tcPrChange>
          </w:tcPr>
          <w:p w14:paraId="3A0D19D6" w14:textId="77777777" w:rsidR="001B0496" w:rsidRPr="00310428" w:rsidRDefault="001B0496" w:rsidP="001B0496">
            <w:pPr>
              <w:spacing w:line="259" w:lineRule="auto"/>
              <w:ind w:left="2"/>
              <w:jc w:val="center"/>
              <w:rPr>
                <w:ins w:id="1211" w:author="ttclandm" w:date="2025-12-19T08:42:00Z"/>
                <w:rFonts w:ascii="Times New Roman" w:hAnsi="Times New Roman" w:cs="Times New Roman"/>
                <w:color w:val="000000" w:themeColor="text1"/>
                <w:sz w:val="22"/>
                <w:szCs w:val="22"/>
              </w:rPr>
            </w:pPr>
          </w:p>
        </w:tc>
        <w:tc>
          <w:tcPr>
            <w:tcW w:w="902" w:type="dxa"/>
            <w:gridSpan w:val="2"/>
            <w:tcBorders>
              <w:top w:val="single" w:sz="4" w:space="0" w:color="000000"/>
              <w:left w:val="single" w:sz="4" w:space="0" w:color="000000"/>
              <w:bottom w:val="single" w:sz="4" w:space="0" w:color="000000"/>
              <w:right w:val="single" w:sz="4" w:space="0" w:color="000000"/>
            </w:tcBorders>
            <w:vAlign w:val="center"/>
            <w:tcPrChange w:id="1212" w:author="ttclandm" w:date="2025-12-19T08:43:00Z">
              <w:tcPr>
                <w:tcW w:w="904" w:type="dxa"/>
                <w:gridSpan w:val="3"/>
                <w:tcBorders>
                  <w:top w:val="single" w:sz="4" w:space="0" w:color="000000"/>
                  <w:left w:val="single" w:sz="4" w:space="0" w:color="000000"/>
                  <w:bottom w:val="single" w:sz="4" w:space="0" w:color="000000"/>
                  <w:right w:val="single" w:sz="4" w:space="0" w:color="000000"/>
                </w:tcBorders>
                <w:vAlign w:val="center"/>
              </w:tcPr>
            </w:tcPrChange>
          </w:tcPr>
          <w:p w14:paraId="23A4FB7D" w14:textId="77777777" w:rsidR="001B0496" w:rsidRPr="00310428" w:rsidRDefault="001B0496" w:rsidP="001B0496">
            <w:pPr>
              <w:spacing w:line="259" w:lineRule="auto"/>
              <w:ind w:right="31"/>
              <w:jc w:val="center"/>
              <w:rPr>
                <w:ins w:id="121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14"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B50AE99" w14:textId="77777777" w:rsidR="001B0496" w:rsidRPr="00310428" w:rsidRDefault="001B0496" w:rsidP="001B0496">
            <w:pPr>
              <w:spacing w:line="259" w:lineRule="auto"/>
              <w:ind w:left="29"/>
              <w:jc w:val="center"/>
              <w:rPr>
                <w:ins w:id="1215" w:author="ttclandm" w:date="2025-12-19T08:42:00Z"/>
                <w:rFonts w:ascii="Times New Roman" w:hAnsi="Times New Roman" w:cs="Times New Roman"/>
                <w:color w:val="000000" w:themeColor="text1"/>
                <w:sz w:val="22"/>
                <w:szCs w:val="22"/>
              </w:rPr>
            </w:pPr>
            <w:ins w:id="1216"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21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146E24C" w14:textId="77777777" w:rsidR="001B0496" w:rsidRPr="00310428" w:rsidRDefault="001B0496" w:rsidP="001B0496">
            <w:pPr>
              <w:spacing w:line="259" w:lineRule="auto"/>
              <w:ind w:left="32"/>
              <w:rPr>
                <w:ins w:id="1218" w:author="ttclandm" w:date="2025-12-19T08:42:00Z"/>
                <w:rFonts w:ascii="Times New Roman" w:hAnsi="Times New Roman" w:cs="Times New Roman"/>
                <w:color w:val="000000" w:themeColor="text1"/>
                <w:sz w:val="22"/>
                <w:szCs w:val="22"/>
              </w:rPr>
            </w:pPr>
            <w:ins w:id="1219"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22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76458BA" w14:textId="77777777" w:rsidR="001B0496" w:rsidRPr="00310428" w:rsidRDefault="001B0496" w:rsidP="001B0496">
            <w:pPr>
              <w:spacing w:line="259" w:lineRule="auto"/>
              <w:ind w:left="30"/>
              <w:rPr>
                <w:ins w:id="1221" w:author="ttclandm" w:date="2025-12-19T08:42:00Z"/>
                <w:rFonts w:ascii="Times New Roman" w:hAnsi="Times New Roman" w:cs="Times New Roman"/>
                <w:color w:val="000000" w:themeColor="text1"/>
                <w:sz w:val="22"/>
                <w:szCs w:val="22"/>
              </w:rPr>
            </w:pPr>
            <w:ins w:id="1222"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auto"/>
              <w:left w:val="single" w:sz="4" w:space="0" w:color="000000"/>
              <w:bottom w:val="single" w:sz="4" w:space="0" w:color="000000"/>
              <w:right w:val="single" w:sz="4" w:space="0" w:color="000000"/>
            </w:tcBorders>
            <w:vAlign w:val="center"/>
            <w:tcPrChange w:id="1223" w:author="ttclandm" w:date="2025-12-19T08:43:00Z">
              <w:tcPr>
                <w:tcW w:w="1013" w:type="dxa"/>
                <w:tcBorders>
                  <w:top w:val="single" w:sz="4" w:space="0" w:color="auto"/>
                  <w:left w:val="single" w:sz="4" w:space="0" w:color="000000"/>
                  <w:bottom w:val="single" w:sz="4" w:space="0" w:color="000000"/>
                  <w:right w:val="single" w:sz="4" w:space="0" w:color="000000"/>
                </w:tcBorders>
                <w:vAlign w:val="center"/>
              </w:tcPr>
            </w:tcPrChange>
          </w:tcPr>
          <w:p w14:paraId="2FAC8641" w14:textId="77777777" w:rsidR="001B0496" w:rsidRPr="00310428" w:rsidRDefault="001B0496" w:rsidP="001B0496">
            <w:pPr>
              <w:spacing w:line="259" w:lineRule="auto"/>
              <w:ind w:left="28"/>
              <w:rPr>
                <w:ins w:id="1224" w:author="ttclandm" w:date="2025-12-19T08:42:00Z"/>
                <w:rFonts w:ascii="Times New Roman" w:hAnsi="Times New Roman" w:cs="Times New Roman"/>
                <w:color w:val="000000" w:themeColor="text1"/>
                <w:sz w:val="22"/>
                <w:szCs w:val="22"/>
              </w:rPr>
            </w:pPr>
            <w:ins w:id="1225" w:author="ttclandm" w:date="2025-12-19T08:42:00Z">
              <w:r w:rsidRPr="00310428">
                <w:rPr>
                  <w:rFonts w:ascii="Times New Roman" w:hAnsi="Times New Roman" w:cs="Times New Roman"/>
                  <w:color w:val="000000" w:themeColor="text1"/>
                  <w:sz w:val="22"/>
                  <w:szCs w:val="22"/>
                </w:rPr>
                <w:t xml:space="preserve"> </w:t>
              </w:r>
            </w:ins>
          </w:p>
        </w:tc>
      </w:tr>
      <w:tr w:rsidR="001B0496" w:rsidRPr="001B0496" w14:paraId="2ACCC51A" w14:textId="77777777" w:rsidTr="001B0496">
        <w:trPr>
          <w:trHeight w:val="20"/>
          <w:ins w:id="1226" w:author="ttclandm" w:date="2025-12-19T08:42:00Z"/>
          <w:trPrChange w:id="1227" w:author="ttclandm" w:date="2025-12-19T08:43:00Z">
            <w:trPr>
              <w:gridBefore w:val="2"/>
              <w:trHeight w:val="423"/>
            </w:trPr>
          </w:trPrChange>
        </w:trPr>
        <w:tc>
          <w:tcPr>
            <w:tcW w:w="8504" w:type="dxa"/>
            <w:gridSpan w:val="7"/>
            <w:tcBorders>
              <w:top w:val="single" w:sz="4" w:space="0" w:color="000000"/>
              <w:left w:val="single" w:sz="4" w:space="0" w:color="000000"/>
              <w:bottom w:val="single" w:sz="4" w:space="0" w:color="000000"/>
              <w:right w:val="nil"/>
            </w:tcBorders>
            <w:vAlign w:val="center"/>
            <w:tcPrChange w:id="1228" w:author="ttclandm" w:date="2025-12-19T08:43:00Z">
              <w:tcPr>
                <w:tcW w:w="8551" w:type="dxa"/>
                <w:gridSpan w:val="11"/>
                <w:tcBorders>
                  <w:top w:val="single" w:sz="4" w:space="0" w:color="000000"/>
                  <w:left w:val="single" w:sz="4" w:space="0" w:color="000000"/>
                  <w:bottom w:val="single" w:sz="4" w:space="0" w:color="000000"/>
                  <w:right w:val="nil"/>
                </w:tcBorders>
                <w:vAlign w:val="center"/>
              </w:tcPr>
            </w:tcPrChange>
          </w:tcPr>
          <w:p w14:paraId="0F4F1C4C" w14:textId="77777777" w:rsidR="001B0496" w:rsidRPr="001B0496" w:rsidRDefault="001B0496" w:rsidP="001B0496">
            <w:pPr>
              <w:pStyle w:val="ListParagraph"/>
              <w:numPr>
                <w:ilvl w:val="0"/>
                <w:numId w:val="45"/>
              </w:numPr>
              <w:spacing w:line="259" w:lineRule="auto"/>
              <w:rPr>
                <w:ins w:id="1229" w:author="ttclandm" w:date="2025-12-19T08:42:00Z"/>
                <w:rFonts w:ascii="Times New Roman" w:hAnsi="Times New Roman" w:cs="Times New Roman"/>
                <w:color w:val="000000" w:themeColor="text1"/>
                <w:sz w:val="22"/>
                <w:szCs w:val="22"/>
                <w:rPrChange w:id="1230" w:author="ttclandm" w:date="2025-12-19T08:44:00Z">
                  <w:rPr>
                    <w:ins w:id="1231" w:author="ttclandm" w:date="2025-12-19T08:42:00Z"/>
                    <w:rFonts w:ascii="Times New Roman" w:hAnsi="Times New Roman" w:cs="Times New Roman"/>
                    <w:color w:val="000000" w:themeColor="text1"/>
                  </w:rPr>
                </w:rPrChange>
              </w:rPr>
            </w:pPr>
            <w:ins w:id="1232" w:author="ttclandm" w:date="2025-12-19T08:42:00Z">
              <w:r w:rsidRPr="001B0496">
                <w:rPr>
                  <w:rFonts w:ascii="Times New Roman" w:hAnsi="Times New Roman" w:cs="Times New Roman"/>
                  <w:b/>
                  <w:color w:val="000000" w:themeColor="text1"/>
                  <w:sz w:val="22"/>
                  <w:szCs w:val="22"/>
                  <w:rPrChange w:id="1233" w:author="ttclandm" w:date="2025-12-19T08:44:00Z">
                    <w:rPr>
                      <w:rFonts w:ascii="Times New Roman" w:hAnsi="Times New Roman" w:cs="Times New Roman"/>
                      <w:b/>
                      <w:color w:val="000000" w:themeColor="text1"/>
                    </w:rPr>
                  </w:rPrChange>
                </w:rPr>
                <w:t>KHU VỰC TẦNG G</w:t>
              </w:r>
            </w:ins>
          </w:p>
        </w:tc>
        <w:tc>
          <w:tcPr>
            <w:tcW w:w="977" w:type="dxa"/>
            <w:tcBorders>
              <w:top w:val="single" w:sz="4" w:space="0" w:color="000000"/>
              <w:left w:val="nil"/>
              <w:bottom w:val="single" w:sz="4" w:space="0" w:color="000000"/>
              <w:right w:val="nil"/>
            </w:tcBorders>
            <w:vAlign w:val="center"/>
            <w:tcPrChange w:id="1234" w:author="ttclandm" w:date="2025-12-19T08:43:00Z">
              <w:tcPr>
                <w:tcW w:w="981" w:type="dxa"/>
                <w:tcBorders>
                  <w:top w:val="single" w:sz="4" w:space="0" w:color="000000"/>
                  <w:left w:val="nil"/>
                  <w:bottom w:val="single" w:sz="4" w:space="0" w:color="000000"/>
                  <w:right w:val="nil"/>
                </w:tcBorders>
                <w:vAlign w:val="center"/>
              </w:tcPr>
            </w:tcPrChange>
          </w:tcPr>
          <w:p w14:paraId="68FD45DB" w14:textId="77777777" w:rsidR="001B0496" w:rsidRPr="00310428" w:rsidRDefault="001B0496" w:rsidP="001B0496">
            <w:pPr>
              <w:spacing w:line="259" w:lineRule="auto"/>
              <w:rPr>
                <w:ins w:id="1235"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nil"/>
              <w:bottom w:val="single" w:sz="4" w:space="0" w:color="000000"/>
              <w:right w:val="single" w:sz="4" w:space="0" w:color="000000"/>
            </w:tcBorders>
            <w:vAlign w:val="center"/>
            <w:tcPrChange w:id="1236" w:author="ttclandm" w:date="2025-12-19T08:43:00Z">
              <w:tcPr>
                <w:tcW w:w="1013" w:type="dxa"/>
                <w:tcBorders>
                  <w:top w:val="single" w:sz="4" w:space="0" w:color="000000"/>
                  <w:left w:val="nil"/>
                  <w:bottom w:val="single" w:sz="4" w:space="0" w:color="000000"/>
                  <w:right w:val="single" w:sz="4" w:space="0" w:color="000000"/>
                </w:tcBorders>
                <w:vAlign w:val="center"/>
              </w:tcPr>
            </w:tcPrChange>
          </w:tcPr>
          <w:p w14:paraId="576DCFE1" w14:textId="77777777" w:rsidR="001B0496" w:rsidRPr="00310428" w:rsidRDefault="001B0496" w:rsidP="001B0496">
            <w:pPr>
              <w:spacing w:line="259" w:lineRule="auto"/>
              <w:rPr>
                <w:ins w:id="1237" w:author="ttclandm" w:date="2025-12-19T08:42:00Z"/>
                <w:rFonts w:ascii="Times New Roman" w:hAnsi="Times New Roman" w:cs="Times New Roman"/>
                <w:color w:val="000000" w:themeColor="text1"/>
                <w:sz w:val="22"/>
                <w:szCs w:val="22"/>
              </w:rPr>
            </w:pPr>
          </w:p>
        </w:tc>
      </w:tr>
      <w:tr w:rsidR="001B0496" w:rsidRPr="001B0496" w14:paraId="7930C844" w14:textId="77777777" w:rsidTr="001B0496">
        <w:trPr>
          <w:trHeight w:val="20"/>
          <w:ins w:id="1238" w:author="ttclandm" w:date="2025-12-19T08:42:00Z"/>
          <w:trPrChange w:id="1239" w:author="ttclandm" w:date="2025-12-19T08:43:00Z">
            <w:trPr>
              <w:gridBefore w:val="2"/>
              <w:trHeight w:val="37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240"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CB25289" w14:textId="77777777" w:rsidR="001B0496" w:rsidRPr="00310428" w:rsidRDefault="001B0496" w:rsidP="001B0496">
            <w:pPr>
              <w:spacing w:line="259" w:lineRule="auto"/>
              <w:ind w:right="32"/>
              <w:jc w:val="center"/>
              <w:rPr>
                <w:ins w:id="1241" w:author="ttclandm" w:date="2025-12-19T08:42:00Z"/>
                <w:rFonts w:ascii="Times New Roman" w:hAnsi="Times New Roman" w:cs="Times New Roman"/>
                <w:color w:val="000000" w:themeColor="text1"/>
                <w:sz w:val="22"/>
                <w:szCs w:val="22"/>
              </w:rPr>
            </w:pPr>
            <w:ins w:id="1242"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243"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0150E50" w14:textId="77777777" w:rsidR="001B0496" w:rsidRPr="00310428" w:rsidRDefault="001B0496" w:rsidP="001B0496">
            <w:pPr>
              <w:spacing w:line="259" w:lineRule="auto"/>
              <w:ind w:left="8"/>
              <w:rPr>
                <w:ins w:id="1244" w:author="ttclandm" w:date="2025-12-19T08:42:00Z"/>
                <w:rFonts w:ascii="Times New Roman" w:hAnsi="Times New Roman" w:cs="Times New Roman"/>
                <w:color w:val="000000" w:themeColor="text1"/>
                <w:sz w:val="22"/>
                <w:szCs w:val="22"/>
              </w:rPr>
            </w:pPr>
            <w:ins w:id="1245" w:author="ttclandm" w:date="2025-12-19T08:42:00Z">
              <w:r w:rsidRPr="00310428">
                <w:rPr>
                  <w:rFonts w:ascii="Times New Roman" w:hAnsi="Times New Roman" w:cs="Times New Roman"/>
                  <w:color w:val="000000" w:themeColor="text1"/>
                  <w:sz w:val="22"/>
                  <w:szCs w:val="22"/>
                </w:rPr>
                <w:t xml:space="preserve">Quét lau sàn.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246"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2D2E3E9" w14:textId="77777777" w:rsidR="001B0496" w:rsidRPr="00310428" w:rsidRDefault="001B0496" w:rsidP="001B0496">
            <w:pPr>
              <w:spacing w:line="259" w:lineRule="auto"/>
              <w:ind w:left="9"/>
              <w:jc w:val="center"/>
              <w:rPr>
                <w:ins w:id="1247" w:author="ttclandm" w:date="2025-12-19T08:42:00Z"/>
                <w:rFonts w:ascii="Times New Roman" w:hAnsi="Times New Roman" w:cs="Times New Roman"/>
                <w:color w:val="000000" w:themeColor="text1"/>
                <w:sz w:val="22"/>
                <w:szCs w:val="22"/>
              </w:rPr>
            </w:pPr>
            <w:ins w:id="1248"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249"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F7E3B1B" w14:textId="77777777" w:rsidR="001B0496" w:rsidRPr="00310428" w:rsidRDefault="001B0496" w:rsidP="001B0496">
            <w:pPr>
              <w:spacing w:line="259" w:lineRule="auto"/>
              <w:ind w:left="44"/>
              <w:jc w:val="center"/>
              <w:rPr>
                <w:ins w:id="125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51"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8AE765E" w14:textId="77777777" w:rsidR="001B0496" w:rsidRPr="00310428" w:rsidRDefault="001B0496" w:rsidP="001B0496">
            <w:pPr>
              <w:spacing w:line="259" w:lineRule="auto"/>
              <w:ind w:left="29"/>
              <w:jc w:val="center"/>
              <w:rPr>
                <w:ins w:id="125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5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7FFBBC8" w14:textId="77777777" w:rsidR="001B0496" w:rsidRPr="00310428" w:rsidRDefault="001B0496" w:rsidP="001B0496">
            <w:pPr>
              <w:spacing w:line="259" w:lineRule="auto"/>
              <w:ind w:left="32"/>
              <w:jc w:val="center"/>
              <w:rPr>
                <w:ins w:id="1254"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5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8D3B403" w14:textId="77777777" w:rsidR="001B0496" w:rsidRPr="00310428" w:rsidRDefault="001B0496" w:rsidP="001B0496">
            <w:pPr>
              <w:spacing w:line="259" w:lineRule="auto"/>
              <w:ind w:left="30"/>
              <w:rPr>
                <w:ins w:id="1256" w:author="ttclandm" w:date="2025-12-19T08:42:00Z"/>
                <w:rFonts w:ascii="Times New Roman" w:hAnsi="Times New Roman" w:cs="Times New Roman"/>
                <w:color w:val="000000" w:themeColor="text1"/>
                <w:sz w:val="22"/>
                <w:szCs w:val="22"/>
              </w:rPr>
            </w:pPr>
            <w:ins w:id="1257"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258"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CAD8E17" w14:textId="77777777" w:rsidR="001B0496" w:rsidRPr="00310428" w:rsidRDefault="001B0496" w:rsidP="001B0496">
            <w:pPr>
              <w:spacing w:line="259" w:lineRule="auto"/>
              <w:ind w:left="8"/>
              <w:rPr>
                <w:ins w:id="1259" w:author="ttclandm" w:date="2025-12-19T08:42:00Z"/>
                <w:rFonts w:ascii="Times New Roman" w:hAnsi="Times New Roman" w:cs="Times New Roman"/>
                <w:color w:val="000000" w:themeColor="text1"/>
                <w:sz w:val="22"/>
                <w:szCs w:val="22"/>
              </w:rPr>
            </w:pPr>
            <w:ins w:id="1260" w:author="ttclandm" w:date="2025-12-19T08:42:00Z">
              <w:r w:rsidRPr="00310428">
                <w:rPr>
                  <w:rFonts w:ascii="Times New Roman" w:hAnsi="Times New Roman" w:cs="Times New Roman"/>
                  <w:b/>
                  <w:i/>
                  <w:color w:val="000000" w:themeColor="text1"/>
                  <w:sz w:val="22"/>
                  <w:szCs w:val="22"/>
                </w:rPr>
                <w:t xml:space="preserve"> </w:t>
              </w:r>
            </w:ins>
          </w:p>
        </w:tc>
      </w:tr>
      <w:tr w:rsidR="001B0496" w:rsidRPr="001B0496" w14:paraId="69DE1A98" w14:textId="77777777" w:rsidTr="001B0496">
        <w:trPr>
          <w:trHeight w:val="20"/>
          <w:ins w:id="1261" w:author="ttclandm" w:date="2025-12-19T08:42:00Z"/>
          <w:trPrChange w:id="1262" w:author="ttclandm" w:date="2025-12-19T08:43:00Z">
            <w:trPr>
              <w:gridBefore w:val="2"/>
              <w:trHeight w:val="642"/>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263"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5F7FD695" w14:textId="77777777" w:rsidR="001B0496" w:rsidRPr="00310428" w:rsidRDefault="001B0496" w:rsidP="001B0496">
            <w:pPr>
              <w:spacing w:line="259" w:lineRule="auto"/>
              <w:ind w:right="32"/>
              <w:jc w:val="center"/>
              <w:rPr>
                <w:ins w:id="1264" w:author="ttclandm" w:date="2025-12-19T08:42:00Z"/>
                <w:rFonts w:ascii="Times New Roman" w:hAnsi="Times New Roman" w:cs="Times New Roman"/>
                <w:color w:val="000000" w:themeColor="text1"/>
                <w:sz w:val="22"/>
                <w:szCs w:val="22"/>
              </w:rPr>
            </w:pPr>
            <w:ins w:id="1265" w:author="ttclandm" w:date="2025-12-19T08:42:00Z">
              <w:r w:rsidRPr="00310428">
                <w:rPr>
                  <w:rFonts w:ascii="Times New Roman" w:hAnsi="Times New Roman" w:cs="Times New Roman"/>
                  <w:color w:val="000000" w:themeColor="text1"/>
                  <w:sz w:val="22"/>
                  <w:szCs w:val="22"/>
                </w:rPr>
                <w:t>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266"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657F1F6" w14:textId="77777777" w:rsidR="001B0496" w:rsidRPr="00310428" w:rsidRDefault="001B0496" w:rsidP="001B0496">
            <w:pPr>
              <w:spacing w:line="259" w:lineRule="auto"/>
              <w:ind w:left="46" w:firstLine="31"/>
              <w:rPr>
                <w:ins w:id="1267" w:author="ttclandm" w:date="2025-12-19T08:42:00Z"/>
                <w:rFonts w:ascii="Times New Roman" w:hAnsi="Times New Roman" w:cs="Times New Roman"/>
                <w:color w:val="000000" w:themeColor="text1"/>
                <w:sz w:val="22"/>
                <w:szCs w:val="22"/>
              </w:rPr>
            </w:pPr>
            <w:ins w:id="1268" w:author="ttclandm" w:date="2025-12-19T08:42:00Z">
              <w:r w:rsidRPr="00310428">
                <w:rPr>
                  <w:rFonts w:ascii="Times New Roman" w:hAnsi="Times New Roman" w:cs="Times New Roman"/>
                  <w:color w:val="000000" w:themeColor="text1"/>
                  <w:sz w:val="22"/>
                  <w:szCs w:val="22"/>
                </w:rPr>
                <w:t>Lau kính cửa ra vào, kính xung quanh trong tầm với (dưới 3m)</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269"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6EA506C" w14:textId="77777777" w:rsidR="001B0496" w:rsidRPr="00310428" w:rsidRDefault="001B0496" w:rsidP="001B0496">
            <w:pPr>
              <w:spacing w:line="259" w:lineRule="auto"/>
              <w:ind w:left="9"/>
              <w:jc w:val="center"/>
              <w:rPr>
                <w:ins w:id="1270" w:author="ttclandm" w:date="2025-12-19T08:42:00Z"/>
                <w:rFonts w:ascii="Times New Roman" w:hAnsi="Times New Roman" w:cs="Times New Roman"/>
                <w:color w:val="000000" w:themeColor="text1"/>
                <w:sz w:val="22"/>
                <w:szCs w:val="22"/>
              </w:rPr>
            </w:pPr>
            <w:ins w:id="1271"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272"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61C01D8" w14:textId="77777777" w:rsidR="001B0496" w:rsidRPr="00310428" w:rsidRDefault="001B0496" w:rsidP="001B0496">
            <w:pPr>
              <w:spacing w:line="259" w:lineRule="auto"/>
              <w:ind w:left="44"/>
              <w:jc w:val="center"/>
              <w:rPr>
                <w:ins w:id="127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74"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B7FA7AB" w14:textId="77777777" w:rsidR="001B0496" w:rsidRPr="00310428" w:rsidRDefault="001B0496" w:rsidP="001B0496">
            <w:pPr>
              <w:spacing w:line="259" w:lineRule="auto"/>
              <w:ind w:left="29"/>
              <w:jc w:val="center"/>
              <w:rPr>
                <w:ins w:id="127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7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B5009B0" w14:textId="77777777" w:rsidR="001B0496" w:rsidRPr="00310428" w:rsidRDefault="001B0496" w:rsidP="001B0496">
            <w:pPr>
              <w:spacing w:line="259" w:lineRule="auto"/>
              <w:ind w:left="32"/>
              <w:jc w:val="center"/>
              <w:rPr>
                <w:ins w:id="127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7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890721E" w14:textId="77777777" w:rsidR="001B0496" w:rsidRPr="00310428" w:rsidRDefault="001B0496" w:rsidP="001B0496">
            <w:pPr>
              <w:spacing w:line="259" w:lineRule="auto"/>
              <w:ind w:left="30"/>
              <w:rPr>
                <w:ins w:id="1279" w:author="ttclandm" w:date="2025-12-19T08:42:00Z"/>
                <w:rFonts w:ascii="Times New Roman" w:hAnsi="Times New Roman" w:cs="Times New Roman"/>
                <w:color w:val="000000" w:themeColor="text1"/>
                <w:sz w:val="22"/>
                <w:szCs w:val="22"/>
              </w:rPr>
            </w:pPr>
            <w:ins w:id="1280"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281"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28769FD3" w14:textId="77777777" w:rsidR="001B0496" w:rsidRPr="00310428" w:rsidRDefault="001B0496" w:rsidP="001B0496">
            <w:pPr>
              <w:spacing w:line="259" w:lineRule="auto"/>
              <w:ind w:left="8"/>
              <w:rPr>
                <w:ins w:id="1282" w:author="ttclandm" w:date="2025-12-19T08:42:00Z"/>
                <w:rFonts w:ascii="Times New Roman" w:hAnsi="Times New Roman" w:cs="Times New Roman"/>
                <w:color w:val="000000" w:themeColor="text1"/>
                <w:sz w:val="22"/>
                <w:szCs w:val="22"/>
              </w:rPr>
            </w:pPr>
            <w:ins w:id="1283" w:author="ttclandm" w:date="2025-12-19T08:42:00Z">
              <w:r w:rsidRPr="00310428">
                <w:rPr>
                  <w:rFonts w:ascii="Times New Roman" w:hAnsi="Times New Roman" w:cs="Times New Roman"/>
                  <w:b/>
                  <w:i/>
                  <w:color w:val="000000" w:themeColor="text1"/>
                  <w:sz w:val="22"/>
                  <w:szCs w:val="22"/>
                </w:rPr>
                <w:t xml:space="preserve"> </w:t>
              </w:r>
            </w:ins>
          </w:p>
        </w:tc>
      </w:tr>
      <w:tr w:rsidR="001B0496" w:rsidRPr="001B0496" w14:paraId="0FF28C7F" w14:textId="77777777" w:rsidTr="001B0496">
        <w:trPr>
          <w:trHeight w:val="20"/>
          <w:ins w:id="1284" w:author="ttclandm" w:date="2025-12-19T08:42:00Z"/>
          <w:trPrChange w:id="1285"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28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8AF3B39" w14:textId="77777777" w:rsidR="001B0496" w:rsidRPr="00310428" w:rsidRDefault="001B0496" w:rsidP="001B0496">
            <w:pPr>
              <w:spacing w:line="259" w:lineRule="auto"/>
              <w:ind w:right="32"/>
              <w:jc w:val="center"/>
              <w:rPr>
                <w:ins w:id="1287" w:author="ttclandm" w:date="2025-12-19T08:42:00Z"/>
                <w:rFonts w:ascii="Times New Roman" w:hAnsi="Times New Roman" w:cs="Times New Roman"/>
                <w:color w:val="000000" w:themeColor="text1"/>
                <w:sz w:val="22"/>
                <w:szCs w:val="22"/>
              </w:rPr>
            </w:pPr>
            <w:ins w:id="1288" w:author="ttclandm" w:date="2025-12-19T08:42:00Z">
              <w:r w:rsidRPr="00310428">
                <w:rPr>
                  <w:rFonts w:ascii="Times New Roman" w:hAnsi="Times New Roman" w:cs="Times New Roman"/>
                  <w:color w:val="000000" w:themeColor="text1"/>
                  <w:sz w:val="22"/>
                  <w:szCs w:val="22"/>
                </w:rPr>
                <w:t>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28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57FB2CD" w14:textId="77777777" w:rsidR="001B0496" w:rsidRPr="00310428" w:rsidRDefault="001B0496" w:rsidP="001B0496">
            <w:pPr>
              <w:spacing w:line="259" w:lineRule="auto"/>
              <w:ind w:left="8"/>
              <w:rPr>
                <w:ins w:id="1290" w:author="ttclandm" w:date="2025-12-19T08:42:00Z"/>
                <w:rFonts w:ascii="Times New Roman" w:hAnsi="Times New Roman" w:cs="Times New Roman"/>
                <w:color w:val="000000" w:themeColor="text1"/>
                <w:sz w:val="22"/>
                <w:szCs w:val="22"/>
              </w:rPr>
            </w:pPr>
            <w:ins w:id="1291" w:author="ttclandm" w:date="2025-12-19T08:42:00Z">
              <w:r w:rsidRPr="00310428">
                <w:rPr>
                  <w:rFonts w:ascii="Times New Roman" w:hAnsi="Times New Roman" w:cs="Times New Roman"/>
                  <w:color w:val="000000" w:themeColor="text1"/>
                  <w:sz w:val="22"/>
                  <w:szCs w:val="22"/>
                </w:rPr>
                <w:t xml:space="preserve">Vệ sinh khu vực khách chờ.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292"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EFB4C0C" w14:textId="77777777" w:rsidR="001B0496" w:rsidRPr="00310428" w:rsidRDefault="001B0496" w:rsidP="001B0496">
            <w:pPr>
              <w:spacing w:line="259" w:lineRule="auto"/>
              <w:ind w:left="9"/>
              <w:jc w:val="center"/>
              <w:rPr>
                <w:ins w:id="1293" w:author="ttclandm" w:date="2025-12-19T08:42:00Z"/>
                <w:rFonts w:ascii="Times New Roman" w:hAnsi="Times New Roman" w:cs="Times New Roman"/>
                <w:color w:val="000000" w:themeColor="text1"/>
                <w:sz w:val="22"/>
                <w:szCs w:val="22"/>
              </w:rPr>
            </w:pPr>
            <w:ins w:id="1294"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295"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19A13F94" w14:textId="77777777" w:rsidR="001B0496" w:rsidRPr="00310428" w:rsidRDefault="001B0496" w:rsidP="001B0496">
            <w:pPr>
              <w:spacing w:line="259" w:lineRule="auto"/>
              <w:ind w:left="44"/>
              <w:jc w:val="center"/>
              <w:rPr>
                <w:ins w:id="129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9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A10D4B9" w14:textId="77777777" w:rsidR="001B0496" w:rsidRPr="00310428" w:rsidRDefault="001B0496" w:rsidP="001B0496">
            <w:pPr>
              <w:spacing w:line="259" w:lineRule="auto"/>
              <w:ind w:left="29"/>
              <w:jc w:val="center"/>
              <w:rPr>
                <w:ins w:id="1298"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299"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2BDB3BE" w14:textId="77777777" w:rsidR="001B0496" w:rsidRPr="00310428" w:rsidRDefault="001B0496" w:rsidP="001B0496">
            <w:pPr>
              <w:spacing w:line="259" w:lineRule="auto"/>
              <w:ind w:left="32"/>
              <w:jc w:val="center"/>
              <w:rPr>
                <w:ins w:id="130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0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2A56780" w14:textId="77777777" w:rsidR="001B0496" w:rsidRPr="00310428" w:rsidRDefault="001B0496" w:rsidP="001B0496">
            <w:pPr>
              <w:spacing w:line="259" w:lineRule="auto"/>
              <w:ind w:left="30"/>
              <w:rPr>
                <w:ins w:id="1302" w:author="ttclandm" w:date="2025-12-19T08:42:00Z"/>
                <w:rFonts w:ascii="Times New Roman" w:hAnsi="Times New Roman" w:cs="Times New Roman"/>
                <w:color w:val="000000" w:themeColor="text1"/>
                <w:sz w:val="22"/>
                <w:szCs w:val="22"/>
              </w:rPr>
            </w:pPr>
            <w:ins w:id="1303"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304"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2E806D6C" w14:textId="77777777" w:rsidR="001B0496" w:rsidRPr="00310428" w:rsidRDefault="001B0496" w:rsidP="001B0496">
            <w:pPr>
              <w:spacing w:line="259" w:lineRule="auto"/>
              <w:ind w:left="8"/>
              <w:rPr>
                <w:ins w:id="1305" w:author="ttclandm" w:date="2025-12-19T08:42:00Z"/>
                <w:rFonts w:ascii="Times New Roman" w:hAnsi="Times New Roman" w:cs="Times New Roman"/>
                <w:color w:val="000000" w:themeColor="text1"/>
                <w:sz w:val="22"/>
                <w:szCs w:val="22"/>
              </w:rPr>
            </w:pPr>
            <w:ins w:id="1306" w:author="ttclandm" w:date="2025-12-19T08:42:00Z">
              <w:r w:rsidRPr="00310428">
                <w:rPr>
                  <w:rFonts w:ascii="Times New Roman" w:hAnsi="Times New Roman" w:cs="Times New Roman"/>
                  <w:b/>
                  <w:i/>
                  <w:color w:val="000000" w:themeColor="text1"/>
                  <w:sz w:val="22"/>
                  <w:szCs w:val="22"/>
                </w:rPr>
                <w:t xml:space="preserve"> </w:t>
              </w:r>
            </w:ins>
          </w:p>
        </w:tc>
      </w:tr>
      <w:tr w:rsidR="001B0496" w:rsidRPr="001B0496" w14:paraId="773E8E67" w14:textId="77777777" w:rsidTr="001B0496">
        <w:trPr>
          <w:trHeight w:val="20"/>
          <w:ins w:id="1307" w:author="ttclandm" w:date="2025-12-19T08:42:00Z"/>
          <w:trPrChange w:id="1308"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309"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6704A9D1" w14:textId="77777777" w:rsidR="001B0496" w:rsidRPr="00310428" w:rsidRDefault="001B0496" w:rsidP="001B0496">
            <w:pPr>
              <w:spacing w:line="259" w:lineRule="auto"/>
              <w:ind w:right="32"/>
              <w:jc w:val="center"/>
              <w:rPr>
                <w:ins w:id="1310" w:author="ttclandm" w:date="2025-12-19T08:42:00Z"/>
                <w:rFonts w:ascii="Times New Roman" w:hAnsi="Times New Roman" w:cs="Times New Roman"/>
                <w:color w:val="000000" w:themeColor="text1"/>
                <w:sz w:val="22"/>
                <w:szCs w:val="22"/>
              </w:rPr>
            </w:pPr>
            <w:ins w:id="1311" w:author="ttclandm" w:date="2025-12-19T08:42:00Z">
              <w:r w:rsidRPr="00310428">
                <w:rPr>
                  <w:rFonts w:ascii="Times New Roman" w:hAnsi="Times New Roman" w:cs="Times New Roman"/>
                  <w:color w:val="000000" w:themeColor="text1"/>
                  <w:sz w:val="22"/>
                  <w:szCs w:val="22"/>
                </w:rPr>
                <w:t>4</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312"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8F3B448" w14:textId="77777777" w:rsidR="001B0496" w:rsidRPr="00310428" w:rsidRDefault="001B0496" w:rsidP="001B0496">
            <w:pPr>
              <w:spacing w:line="259" w:lineRule="auto"/>
              <w:ind w:left="8"/>
              <w:rPr>
                <w:ins w:id="1313" w:author="ttclandm" w:date="2025-12-19T08:42:00Z"/>
                <w:rFonts w:ascii="Times New Roman" w:hAnsi="Times New Roman" w:cs="Times New Roman"/>
                <w:color w:val="000000" w:themeColor="text1"/>
                <w:sz w:val="22"/>
                <w:szCs w:val="22"/>
              </w:rPr>
            </w:pPr>
            <w:ins w:id="1314" w:author="ttclandm" w:date="2025-12-19T08:42:00Z">
              <w:r w:rsidRPr="00310428">
                <w:rPr>
                  <w:rFonts w:ascii="Times New Roman" w:hAnsi="Times New Roman" w:cs="Times New Roman"/>
                  <w:color w:val="000000" w:themeColor="text1"/>
                  <w:sz w:val="22"/>
                  <w:szCs w:val="22"/>
                </w:rPr>
                <w:t xml:space="preserve">Gom rác, thay túi rác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31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8580392" w14:textId="77777777" w:rsidR="001B0496" w:rsidRPr="00310428" w:rsidRDefault="001B0496" w:rsidP="001B0496">
            <w:pPr>
              <w:spacing w:line="259" w:lineRule="auto"/>
              <w:ind w:left="9"/>
              <w:jc w:val="center"/>
              <w:rPr>
                <w:ins w:id="1316" w:author="ttclandm" w:date="2025-12-19T08:42:00Z"/>
                <w:rFonts w:ascii="Times New Roman" w:hAnsi="Times New Roman" w:cs="Times New Roman"/>
                <w:color w:val="000000" w:themeColor="text1"/>
                <w:sz w:val="22"/>
                <w:szCs w:val="22"/>
              </w:rPr>
            </w:pPr>
            <w:ins w:id="1317"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318"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38DFAF0" w14:textId="77777777" w:rsidR="001B0496" w:rsidRPr="00310428" w:rsidRDefault="001B0496" w:rsidP="001B0496">
            <w:pPr>
              <w:spacing w:line="259" w:lineRule="auto"/>
              <w:ind w:left="44"/>
              <w:jc w:val="center"/>
              <w:rPr>
                <w:ins w:id="131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2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8E0AF9D" w14:textId="77777777" w:rsidR="001B0496" w:rsidRPr="00310428" w:rsidRDefault="001B0496" w:rsidP="001B0496">
            <w:pPr>
              <w:spacing w:line="259" w:lineRule="auto"/>
              <w:ind w:left="29"/>
              <w:jc w:val="center"/>
              <w:rPr>
                <w:ins w:id="132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2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EBDFF7D" w14:textId="77777777" w:rsidR="001B0496" w:rsidRPr="00310428" w:rsidRDefault="001B0496" w:rsidP="001B0496">
            <w:pPr>
              <w:spacing w:line="259" w:lineRule="auto"/>
              <w:ind w:left="32"/>
              <w:jc w:val="center"/>
              <w:rPr>
                <w:ins w:id="132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2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9FF3601" w14:textId="77777777" w:rsidR="001B0496" w:rsidRPr="00310428" w:rsidRDefault="001B0496" w:rsidP="001B0496">
            <w:pPr>
              <w:spacing w:line="259" w:lineRule="auto"/>
              <w:ind w:left="30"/>
              <w:rPr>
                <w:ins w:id="1325" w:author="ttclandm" w:date="2025-12-19T08:42:00Z"/>
                <w:rFonts w:ascii="Times New Roman" w:hAnsi="Times New Roman" w:cs="Times New Roman"/>
                <w:color w:val="000000" w:themeColor="text1"/>
                <w:sz w:val="22"/>
                <w:szCs w:val="22"/>
              </w:rPr>
            </w:pPr>
            <w:ins w:id="1326"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327"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EC784CD" w14:textId="77777777" w:rsidR="001B0496" w:rsidRPr="00310428" w:rsidRDefault="001B0496" w:rsidP="001B0496">
            <w:pPr>
              <w:spacing w:line="259" w:lineRule="auto"/>
              <w:ind w:left="8"/>
              <w:rPr>
                <w:ins w:id="1328" w:author="ttclandm" w:date="2025-12-19T08:42:00Z"/>
                <w:rFonts w:ascii="Times New Roman" w:hAnsi="Times New Roman" w:cs="Times New Roman"/>
                <w:color w:val="000000" w:themeColor="text1"/>
                <w:sz w:val="22"/>
                <w:szCs w:val="22"/>
              </w:rPr>
            </w:pPr>
            <w:ins w:id="1329" w:author="ttclandm" w:date="2025-12-19T08:42:00Z">
              <w:r w:rsidRPr="00310428">
                <w:rPr>
                  <w:rFonts w:ascii="Times New Roman" w:hAnsi="Times New Roman" w:cs="Times New Roman"/>
                  <w:b/>
                  <w:i/>
                  <w:color w:val="000000" w:themeColor="text1"/>
                  <w:sz w:val="22"/>
                  <w:szCs w:val="22"/>
                </w:rPr>
                <w:t xml:space="preserve"> </w:t>
              </w:r>
            </w:ins>
          </w:p>
        </w:tc>
      </w:tr>
      <w:tr w:rsidR="001B0496" w:rsidRPr="001B0496" w14:paraId="5CFC3FCD" w14:textId="77777777" w:rsidTr="001B0496">
        <w:trPr>
          <w:trHeight w:val="20"/>
          <w:ins w:id="1330" w:author="ttclandm" w:date="2025-12-19T08:42:00Z"/>
          <w:trPrChange w:id="1331"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332"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5E9EED8" w14:textId="77777777" w:rsidR="001B0496" w:rsidRPr="00310428" w:rsidRDefault="001B0496" w:rsidP="001B0496">
            <w:pPr>
              <w:spacing w:line="259" w:lineRule="auto"/>
              <w:ind w:right="32"/>
              <w:jc w:val="center"/>
              <w:rPr>
                <w:ins w:id="1333" w:author="ttclandm" w:date="2025-12-19T08:42:00Z"/>
                <w:rFonts w:ascii="Times New Roman" w:hAnsi="Times New Roman" w:cs="Times New Roman"/>
                <w:color w:val="000000" w:themeColor="text1"/>
                <w:sz w:val="22"/>
                <w:szCs w:val="22"/>
              </w:rPr>
            </w:pPr>
            <w:ins w:id="1334" w:author="ttclandm" w:date="2025-12-19T08:42:00Z">
              <w:r w:rsidRPr="00310428">
                <w:rPr>
                  <w:rFonts w:ascii="Times New Roman" w:hAnsi="Times New Roman" w:cs="Times New Roman"/>
                  <w:color w:val="000000" w:themeColor="text1"/>
                  <w:sz w:val="22"/>
                  <w:szCs w:val="22"/>
                </w:rPr>
                <w:t>5</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335"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6A7C9DD2" w14:textId="77777777" w:rsidR="001B0496" w:rsidRPr="00310428" w:rsidRDefault="001B0496" w:rsidP="001B0496">
            <w:pPr>
              <w:spacing w:line="259" w:lineRule="auto"/>
              <w:ind w:left="8"/>
              <w:rPr>
                <w:ins w:id="1336" w:author="ttclandm" w:date="2025-12-19T08:42:00Z"/>
                <w:rFonts w:ascii="Times New Roman" w:hAnsi="Times New Roman" w:cs="Times New Roman"/>
                <w:color w:val="000000" w:themeColor="text1"/>
                <w:sz w:val="22"/>
                <w:szCs w:val="22"/>
              </w:rPr>
            </w:pPr>
            <w:ins w:id="1337" w:author="ttclandm" w:date="2025-12-19T08:42:00Z">
              <w:r w:rsidRPr="00310428">
                <w:rPr>
                  <w:rFonts w:ascii="Times New Roman" w:hAnsi="Times New Roman" w:cs="Times New Roman"/>
                  <w:color w:val="000000" w:themeColor="text1"/>
                  <w:sz w:val="22"/>
                  <w:szCs w:val="22"/>
                </w:rPr>
                <w:t xml:space="preserve">Quét mạng nhện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338"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9BF7AD3" w14:textId="77777777" w:rsidR="001B0496" w:rsidRPr="00310428" w:rsidRDefault="001B0496" w:rsidP="001B0496">
            <w:pPr>
              <w:spacing w:line="259" w:lineRule="auto"/>
              <w:ind w:left="72"/>
              <w:jc w:val="center"/>
              <w:rPr>
                <w:ins w:id="1339"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340"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7BBF4" w14:textId="77777777" w:rsidR="001B0496" w:rsidRPr="00310428" w:rsidRDefault="001B0496" w:rsidP="001B0496">
            <w:pPr>
              <w:spacing w:line="259" w:lineRule="auto"/>
              <w:ind w:left="44"/>
              <w:jc w:val="center"/>
              <w:rPr>
                <w:ins w:id="134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42"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C526E88" w14:textId="77777777" w:rsidR="001B0496" w:rsidRPr="00310428" w:rsidRDefault="001B0496" w:rsidP="001B0496">
            <w:pPr>
              <w:spacing w:line="259" w:lineRule="auto"/>
              <w:ind w:right="34"/>
              <w:jc w:val="center"/>
              <w:rPr>
                <w:ins w:id="1343" w:author="ttclandm" w:date="2025-12-19T08:42:00Z"/>
                <w:rFonts w:ascii="Times New Roman" w:hAnsi="Times New Roman" w:cs="Times New Roman"/>
                <w:color w:val="000000" w:themeColor="text1"/>
                <w:sz w:val="22"/>
                <w:szCs w:val="22"/>
              </w:rPr>
            </w:pPr>
            <w:ins w:id="1344"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34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1675103" w14:textId="77777777" w:rsidR="001B0496" w:rsidRPr="00310428" w:rsidRDefault="001B0496" w:rsidP="001B0496">
            <w:pPr>
              <w:spacing w:line="259" w:lineRule="auto"/>
              <w:ind w:left="32"/>
              <w:jc w:val="center"/>
              <w:rPr>
                <w:ins w:id="134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4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39BD8B9" w14:textId="77777777" w:rsidR="001B0496" w:rsidRPr="00310428" w:rsidRDefault="001B0496" w:rsidP="001B0496">
            <w:pPr>
              <w:spacing w:line="259" w:lineRule="auto"/>
              <w:ind w:left="30"/>
              <w:rPr>
                <w:ins w:id="1348" w:author="ttclandm" w:date="2025-12-19T08:42:00Z"/>
                <w:rFonts w:ascii="Times New Roman" w:hAnsi="Times New Roman" w:cs="Times New Roman"/>
                <w:color w:val="000000" w:themeColor="text1"/>
                <w:sz w:val="22"/>
                <w:szCs w:val="22"/>
              </w:rPr>
            </w:pPr>
            <w:ins w:id="1349" w:author="ttclandm" w:date="2025-12-19T08:42:00Z">
              <w:r w:rsidRPr="00310428">
                <w:rPr>
                  <w:rFonts w:ascii="Times New Roman" w:hAnsi="Times New Roman" w:cs="Times New Roman"/>
                  <w:color w:val="000000" w:themeColor="text1"/>
                  <w:sz w:val="22"/>
                  <w:szCs w:val="22"/>
                </w:rPr>
                <w:t xml:space="preserve"> </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350"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1CD61BFB" w14:textId="77777777" w:rsidR="001B0496" w:rsidRPr="00310428" w:rsidRDefault="001B0496" w:rsidP="001B0496">
            <w:pPr>
              <w:spacing w:line="259" w:lineRule="auto"/>
              <w:ind w:left="8"/>
              <w:rPr>
                <w:ins w:id="1351" w:author="ttclandm" w:date="2025-12-19T08:42:00Z"/>
                <w:rFonts w:ascii="Times New Roman" w:hAnsi="Times New Roman" w:cs="Times New Roman"/>
                <w:color w:val="000000" w:themeColor="text1"/>
                <w:sz w:val="22"/>
                <w:szCs w:val="22"/>
              </w:rPr>
            </w:pPr>
            <w:ins w:id="1352" w:author="ttclandm" w:date="2025-12-19T08:42:00Z">
              <w:r w:rsidRPr="00310428">
                <w:rPr>
                  <w:rFonts w:ascii="Times New Roman" w:hAnsi="Times New Roman" w:cs="Times New Roman"/>
                  <w:b/>
                  <w:i/>
                  <w:color w:val="000000" w:themeColor="text1"/>
                  <w:sz w:val="22"/>
                  <w:szCs w:val="22"/>
                </w:rPr>
                <w:t xml:space="preserve"> </w:t>
              </w:r>
              <w:r w:rsidRPr="00310428">
                <w:rPr>
                  <w:rFonts w:ascii="Times New Roman" w:hAnsi="Times New Roman" w:cs="Times New Roman"/>
                  <w:color w:val="000000" w:themeColor="text1"/>
                  <w:sz w:val="22"/>
                  <w:szCs w:val="22"/>
                </w:rPr>
                <w:t>Dưới 4m</w:t>
              </w:r>
            </w:ins>
          </w:p>
        </w:tc>
      </w:tr>
      <w:tr w:rsidR="001B0496" w:rsidRPr="001B0496" w14:paraId="1B61AA18" w14:textId="77777777" w:rsidTr="001B0496">
        <w:trPr>
          <w:trHeight w:val="20"/>
          <w:ins w:id="1353" w:author="ttclandm" w:date="2025-12-19T08:42:00Z"/>
          <w:trPrChange w:id="1354"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355"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54289096" w14:textId="77777777" w:rsidR="001B0496" w:rsidRPr="00310428" w:rsidRDefault="001B0496" w:rsidP="001B0496">
            <w:pPr>
              <w:spacing w:line="259" w:lineRule="auto"/>
              <w:ind w:right="32"/>
              <w:jc w:val="center"/>
              <w:rPr>
                <w:ins w:id="1356" w:author="ttclandm" w:date="2025-12-19T08:42:00Z"/>
                <w:rFonts w:ascii="Times New Roman" w:hAnsi="Times New Roman" w:cs="Times New Roman"/>
                <w:color w:val="000000" w:themeColor="text1"/>
                <w:sz w:val="22"/>
                <w:szCs w:val="22"/>
              </w:rPr>
            </w:pPr>
            <w:ins w:id="1357" w:author="ttclandm" w:date="2025-12-19T08:42:00Z">
              <w:r w:rsidRPr="00310428">
                <w:rPr>
                  <w:rFonts w:ascii="Times New Roman" w:hAnsi="Times New Roman" w:cs="Times New Roman"/>
                  <w:color w:val="000000" w:themeColor="text1"/>
                  <w:sz w:val="22"/>
                  <w:szCs w:val="22"/>
                </w:rPr>
                <w:t>6</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358"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33FA0A9" w14:textId="77777777" w:rsidR="001B0496" w:rsidRPr="00310428" w:rsidRDefault="001B0496" w:rsidP="001B0496">
            <w:pPr>
              <w:spacing w:line="259" w:lineRule="auto"/>
              <w:rPr>
                <w:ins w:id="1359" w:author="ttclandm" w:date="2025-12-19T08:42:00Z"/>
                <w:rFonts w:ascii="Times New Roman" w:hAnsi="Times New Roman" w:cs="Times New Roman"/>
                <w:color w:val="000000" w:themeColor="text1"/>
                <w:sz w:val="22"/>
                <w:szCs w:val="22"/>
              </w:rPr>
            </w:pPr>
            <w:ins w:id="1360" w:author="ttclandm" w:date="2025-12-19T08:42:00Z">
              <w:r w:rsidRPr="00310428">
                <w:rPr>
                  <w:rFonts w:ascii="Times New Roman" w:hAnsi="Times New Roman" w:cs="Times New Roman"/>
                  <w:color w:val="000000" w:themeColor="text1"/>
                  <w:sz w:val="22"/>
                  <w:szCs w:val="22"/>
                </w:rPr>
                <w:t xml:space="preserve">Vệ sinh các khu vực office </w:t>
              </w:r>
              <w:proofErr w:type="gramStart"/>
              <w:r w:rsidRPr="00310428">
                <w:rPr>
                  <w:rFonts w:ascii="Times New Roman" w:hAnsi="Times New Roman" w:cs="Times New Roman"/>
                  <w:color w:val="000000" w:themeColor="text1"/>
                  <w:sz w:val="22"/>
                  <w:szCs w:val="22"/>
                </w:rPr>
                <w:t>( VP</w:t>
              </w:r>
              <w:proofErr w:type="gramEnd"/>
              <w:r w:rsidRPr="00310428">
                <w:rPr>
                  <w:rFonts w:ascii="Times New Roman" w:hAnsi="Times New Roman" w:cs="Times New Roman"/>
                  <w:color w:val="000000" w:themeColor="text1"/>
                  <w:sz w:val="22"/>
                  <w:szCs w:val="22"/>
                </w:rPr>
                <w:t xml:space="preserve"> BQL, VP </w:t>
              </w:r>
              <w:proofErr w:type="gramStart"/>
              <w:r w:rsidRPr="00310428">
                <w:rPr>
                  <w:rFonts w:ascii="Times New Roman" w:hAnsi="Times New Roman" w:cs="Times New Roman"/>
                  <w:color w:val="000000" w:themeColor="text1"/>
                  <w:sz w:val="22"/>
                  <w:szCs w:val="22"/>
                </w:rPr>
                <w:t>BQT,phòng</w:t>
              </w:r>
              <w:proofErr w:type="gramEnd"/>
              <w:r w:rsidRPr="00310428">
                <w:rPr>
                  <w:rFonts w:ascii="Times New Roman" w:hAnsi="Times New Roman" w:cs="Times New Roman"/>
                  <w:color w:val="000000" w:themeColor="text1"/>
                  <w:sz w:val="22"/>
                  <w:szCs w:val="22"/>
                </w:rPr>
                <w:t xml:space="preserve"> </w:t>
              </w:r>
              <w:proofErr w:type="gramStart"/>
              <w:r w:rsidRPr="00310428">
                <w:rPr>
                  <w:rFonts w:ascii="Times New Roman" w:hAnsi="Times New Roman" w:cs="Times New Roman"/>
                  <w:color w:val="000000" w:themeColor="text1"/>
                  <w:sz w:val="22"/>
                  <w:szCs w:val="22"/>
                </w:rPr>
                <w:t>FCC,…</w:t>
              </w:r>
              <w:proofErr w:type="gramEnd"/>
              <w:r w:rsidRPr="00310428">
                <w:rPr>
                  <w:rFonts w:ascii="Times New Roman" w:hAnsi="Times New Roman" w:cs="Times New Roman"/>
                  <w:color w:val="000000" w:themeColor="text1"/>
                  <w:sz w:val="22"/>
                  <w:szCs w:val="22"/>
                </w:rPr>
                <w:t>)</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361"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2B0348E4" w14:textId="77777777" w:rsidR="001B0496" w:rsidRPr="00310428" w:rsidRDefault="001B0496" w:rsidP="001B0496">
            <w:pPr>
              <w:spacing w:line="259" w:lineRule="auto"/>
              <w:ind w:left="72"/>
              <w:jc w:val="center"/>
              <w:rPr>
                <w:ins w:id="1362" w:author="ttclandm" w:date="2025-12-19T08:42:00Z"/>
                <w:rFonts w:ascii="Times New Roman" w:hAnsi="Times New Roman" w:cs="Times New Roman"/>
                <w:color w:val="000000" w:themeColor="text1"/>
                <w:sz w:val="22"/>
                <w:szCs w:val="22"/>
              </w:rPr>
            </w:pPr>
            <w:ins w:id="1363" w:author="ttclandm" w:date="2025-12-19T08:42:00Z">
              <w:r w:rsidRPr="00310428">
                <w:rPr>
                  <w:rFonts w:ascii="Times New Roman"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36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38100FF8" w14:textId="77777777" w:rsidR="001B0496" w:rsidRPr="00310428" w:rsidRDefault="001B0496" w:rsidP="001B0496">
            <w:pPr>
              <w:spacing w:line="259" w:lineRule="auto"/>
              <w:ind w:left="44"/>
              <w:jc w:val="center"/>
              <w:rPr>
                <w:ins w:id="136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66"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B417F53" w14:textId="77777777" w:rsidR="001B0496" w:rsidRPr="00310428" w:rsidRDefault="001B0496" w:rsidP="001B0496">
            <w:pPr>
              <w:spacing w:line="259" w:lineRule="auto"/>
              <w:ind w:right="34"/>
              <w:jc w:val="center"/>
              <w:rPr>
                <w:ins w:id="136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6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ABE7202" w14:textId="77777777" w:rsidR="001B0496" w:rsidRPr="00310428" w:rsidRDefault="001B0496" w:rsidP="001B0496">
            <w:pPr>
              <w:spacing w:line="259" w:lineRule="auto"/>
              <w:ind w:left="32"/>
              <w:jc w:val="center"/>
              <w:rPr>
                <w:ins w:id="136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7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728B547" w14:textId="77777777" w:rsidR="001B0496" w:rsidRPr="00310428" w:rsidRDefault="001B0496" w:rsidP="001B0496">
            <w:pPr>
              <w:spacing w:line="259" w:lineRule="auto"/>
              <w:ind w:left="30"/>
              <w:rPr>
                <w:ins w:id="1371"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372"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FBF5D0D" w14:textId="77777777" w:rsidR="001B0496" w:rsidRPr="00310428" w:rsidRDefault="001B0496" w:rsidP="001B0496">
            <w:pPr>
              <w:spacing w:line="259" w:lineRule="auto"/>
              <w:ind w:left="8"/>
              <w:rPr>
                <w:ins w:id="1373" w:author="ttclandm" w:date="2025-12-19T08:42:00Z"/>
                <w:rFonts w:ascii="Times New Roman" w:hAnsi="Times New Roman" w:cs="Times New Roman"/>
                <w:b/>
                <w:i/>
                <w:color w:val="000000" w:themeColor="text1"/>
                <w:sz w:val="22"/>
                <w:szCs w:val="22"/>
              </w:rPr>
            </w:pPr>
          </w:p>
        </w:tc>
      </w:tr>
      <w:tr w:rsidR="001B0496" w:rsidRPr="001B0496" w14:paraId="205F9C0D" w14:textId="77777777" w:rsidTr="001B0496">
        <w:trPr>
          <w:trHeight w:val="20"/>
          <w:ins w:id="1374" w:author="ttclandm" w:date="2025-12-19T08:42:00Z"/>
          <w:trPrChange w:id="1375"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37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CC723A1" w14:textId="77777777" w:rsidR="001B0496" w:rsidRPr="00310428" w:rsidRDefault="001B0496" w:rsidP="001B0496">
            <w:pPr>
              <w:spacing w:line="259" w:lineRule="auto"/>
              <w:ind w:right="32"/>
              <w:jc w:val="center"/>
              <w:rPr>
                <w:ins w:id="1377" w:author="ttclandm" w:date="2025-12-19T08:42:00Z"/>
                <w:rFonts w:ascii="Times New Roman" w:hAnsi="Times New Roman" w:cs="Times New Roman"/>
                <w:color w:val="000000" w:themeColor="text1"/>
                <w:sz w:val="22"/>
                <w:szCs w:val="22"/>
              </w:rPr>
            </w:pPr>
            <w:ins w:id="1378" w:author="ttclandm" w:date="2025-12-19T08:42:00Z">
              <w:r w:rsidRPr="00310428">
                <w:rPr>
                  <w:rFonts w:ascii="Times New Roman" w:hAnsi="Times New Roman" w:cs="Times New Roman"/>
                  <w:color w:val="000000" w:themeColor="text1"/>
                  <w:sz w:val="22"/>
                  <w:szCs w:val="22"/>
                </w:rPr>
                <w:t>7</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37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EAE80D9" w14:textId="77777777" w:rsidR="001B0496" w:rsidRPr="00310428" w:rsidRDefault="001B0496" w:rsidP="001B0496">
            <w:pPr>
              <w:spacing w:line="259" w:lineRule="auto"/>
              <w:rPr>
                <w:ins w:id="1380" w:author="ttclandm" w:date="2025-12-19T08:42:00Z"/>
                <w:rFonts w:ascii="Times New Roman" w:hAnsi="Times New Roman" w:cs="Times New Roman"/>
                <w:color w:val="000000" w:themeColor="text1"/>
                <w:sz w:val="22"/>
                <w:szCs w:val="22"/>
              </w:rPr>
            </w:pPr>
            <w:ins w:id="1381" w:author="ttclandm" w:date="2025-12-19T08:42:00Z">
              <w:r w:rsidRPr="00310428">
                <w:rPr>
                  <w:rFonts w:ascii="Times New Roman" w:hAnsi="Times New Roman" w:cs="Times New Roman"/>
                  <w:color w:val="000000" w:themeColor="text1"/>
                  <w:sz w:val="22"/>
                  <w:szCs w:val="22"/>
                </w:rPr>
                <w:t>Vệ sinh bình PCCC</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382"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791E8DD" w14:textId="77777777" w:rsidR="001B0496" w:rsidRPr="00310428" w:rsidRDefault="001B0496" w:rsidP="001B0496">
            <w:pPr>
              <w:spacing w:line="259" w:lineRule="auto"/>
              <w:ind w:left="72"/>
              <w:jc w:val="center"/>
              <w:rPr>
                <w:ins w:id="1383"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38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39F2C91" w14:textId="77777777" w:rsidR="001B0496" w:rsidRPr="00310428" w:rsidRDefault="001B0496" w:rsidP="001B0496">
            <w:pPr>
              <w:spacing w:line="259" w:lineRule="auto"/>
              <w:ind w:left="44"/>
              <w:jc w:val="center"/>
              <w:rPr>
                <w:ins w:id="1385" w:author="ttclandm" w:date="2025-12-19T08:42:00Z"/>
                <w:rFonts w:ascii="Times New Roman" w:hAnsi="Times New Roman" w:cs="Times New Roman"/>
                <w:color w:val="000000" w:themeColor="text1"/>
                <w:sz w:val="22"/>
                <w:szCs w:val="22"/>
              </w:rPr>
            </w:pPr>
            <w:ins w:id="1386"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38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C7D9F0E" w14:textId="77777777" w:rsidR="001B0496" w:rsidRPr="00310428" w:rsidRDefault="001B0496" w:rsidP="001B0496">
            <w:pPr>
              <w:spacing w:line="259" w:lineRule="auto"/>
              <w:ind w:right="34"/>
              <w:jc w:val="center"/>
              <w:rPr>
                <w:ins w:id="1388"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89"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A4B908A" w14:textId="77777777" w:rsidR="001B0496" w:rsidRPr="00310428" w:rsidRDefault="001B0496" w:rsidP="001B0496">
            <w:pPr>
              <w:spacing w:line="259" w:lineRule="auto"/>
              <w:ind w:left="32"/>
              <w:jc w:val="center"/>
              <w:rPr>
                <w:ins w:id="139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39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FF4B74D" w14:textId="77777777" w:rsidR="001B0496" w:rsidRPr="00310428" w:rsidRDefault="001B0496" w:rsidP="001B0496">
            <w:pPr>
              <w:spacing w:line="259" w:lineRule="auto"/>
              <w:ind w:left="30"/>
              <w:rPr>
                <w:ins w:id="1392"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393"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4A28F584" w14:textId="77777777" w:rsidR="001B0496" w:rsidRPr="00310428" w:rsidRDefault="001B0496" w:rsidP="001B0496">
            <w:pPr>
              <w:spacing w:line="259" w:lineRule="auto"/>
              <w:ind w:left="8"/>
              <w:rPr>
                <w:ins w:id="1394" w:author="ttclandm" w:date="2025-12-19T08:42:00Z"/>
                <w:rFonts w:ascii="Times New Roman" w:hAnsi="Times New Roman" w:cs="Times New Roman"/>
                <w:b/>
                <w:i/>
                <w:color w:val="000000" w:themeColor="text1"/>
                <w:sz w:val="22"/>
                <w:szCs w:val="22"/>
              </w:rPr>
            </w:pPr>
          </w:p>
        </w:tc>
      </w:tr>
      <w:tr w:rsidR="001B0496" w:rsidRPr="001B0496" w14:paraId="742C7702" w14:textId="77777777" w:rsidTr="001B0496">
        <w:trPr>
          <w:trHeight w:val="20"/>
          <w:ins w:id="1395" w:author="ttclandm" w:date="2025-12-19T08:42:00Z"/>
          <w:trPrChange w:id="1396"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397"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EF26310" w14:textId="77777777" w:rsidR="001B0496" w:rsidRPr="00310428" w:rsidRDefault="001B0496" w:rsidP="001B0496">
            <w:pPr>
              <w:spacing w:line="259" w:lineRule="auto"/>
              <w:ind w:right="32"/>
              <w:jc w:val="center"/>
              <w:rPr>
                <w:ins w:id="1398" w:author="ttclandm" w:date="2025-12-19T08:42:00Z"/>
                <w:rFonts w:ascii="Times New Roman" w:hAnsi="Times New Roman" w:cs="Times New Roman"/>
                <w:color w:val="000000" w:themeColor="text1"/>
                <w:sz w:val="22"/>
                <w:szCs w:val="22"/>
              </w:rPr>
            </w:pPr>
            <w:ins w:id="1399" w:author="ttclandm" w:date="2025-12-19T08:42:00Z">
              <w:r w:rsidRPr="00310428">
                <w:rPr>
                  <w:rFonts w:ascii="Times New Roman" w:hAnsi="Times New Roman" w:cs="Times New Roman"/>
                  <w:color w:val="000000" w:themeColor="text1"/>
                  <w:sz w:val="22"/>
                  <w:szCs w:val="22"/>
                </w:rPr>
                <w:t>8</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400"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3CF031B" w14:textId="77777777" w:rsidR="001B0496" w:rsidRPr="00310428" w:rsidRDefault="001B0496" w:rsidP="001B0496">
            <w:pPr>
              <w:spacing w:line="259" w:lineRule="auto"/>
              <w:ind w:left="8"/>
              <w:rPr>
                <w:ins w:id="1401" w:author="ttclandm" w:date="2025-12-19T08:42:00Z"/>
                <w:rFonts w:ascii="Times New Roman" w:hAnsi="Times New Roman" w:cs="Times New Roman"/>
                <w:color w:val="000000" w:themeColor="text1"/>
                <w:sz w:val="22"/>
                <w:szCs w:val="22"/>
              </w:rPr>
            </w:pPr>
            <w:ins w:id="1402" w:author="ttclandm" w:date="2025-12-19T08:42:00Z">
              <w:r w:rsidRPr="00310428">
                <w:rPr>
                  <w:rFonts w:ascii="Times New Roman" w:hAnsi="Times New Roman" w:cs="Times New Roman"/>
                  <w:color w:val="000000" w:themeColor="text1"/>
                  <w:sz w:val="22"/>
                  <w:szCs w:val="22"/>
                </w:rPr>
                <w:t xml:space="preserve">Chà rửa thùng rác, nhà rác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403"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7B6CF51" w14:textId="77777777" w:rsidR="001B0496" w:rsidRPr="00310428" w:rsidRDefault="001B0496" w:rsidP="001B0496">
            <w:pPr>
              <w:spacing w:line="259" w:lineRule="auto"/>
              <w:ind w:left="72"/>
              <w:jc w:val="center"/>
              <w:rPr>
                <w:ins w:id="1404" w:author="ttclandm" w:date="2025-12-19T08:42:00Z"/>
                <w:rFonts w:ascii="Times New Roman" w:hAnsi="Times New Roman" w:cs="Times New Roman"/>
                <w:color w:val="000000" w:themeColor="text1"/>
                <w:sz w:val="22"/>
                <w:szCs w:val="22"/>
              </w:rPr>
            </w:pPr>
            <w:ins w:id="1405" w:author="ttclandm" w:date="2025-12-19T08:42:00Z">
              <w:r w:rsidRPr="00310428">
                <w:rPr>
                  <w:rFonts w:ascii="Times New Roman"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40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7B3C2C37" w14:textId="77777777" w:rsidR="001B0496" w:rsidRPr="00310428" w:rsidRDefault="001B0496" w:rsidP="001B0496">
            <w:pPr>
              <w:spacing w:line="259" w:lineRule="auto"/>
              <w:ind w:left="44"/>
              <w:jc w:val="center"/>
              <w:rPr>
                <w:ins w:id="140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0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E79395C" w14:textId="77777777" w:rsidR="001B0496" w:rsidRPr="00310428" w:rsidRDefault="001B0496" w:rsidP="001B0496">
            <w:pPr>
              <w:spacing w:line="259" w:lineRule="auto"/>
              <w:ind w:right="34"/>
              <w:jc w:val="center"/>
              <w:rPr>
                <w:ins w:id="1409"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1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B9A502C" w14:textId="77777777" w:rsidR="001B0496" w:rsidRPr="00310428" w:rsidRDefault="001B0496" w:rsidP="001B0496">
            <w:pPr>
              <w:spacing w:line="259" w:lineRule="auto"/>
              <w:ind w:left="32"/>
              <w:jc w:val="center"/>
              <w:rPr>
                <w:ins w:id="1411" w:author="ttclandm" w:date="2025-12-19T08:42:00Z"/>
                <w:rFonts w:ascii="Times New Roman" w:hAnsi="Times New Roman" w:cs="Times New Roman"/>
                <w:color w:val="000000" w:themeColor="text1"/>
                <w:sz w:val="22"/>
                <w:szCs w:val="22"/>
              </w:rPr>
            </w:pPr>
            <w:ins w:id="1412" w:author="ttclandm" w:date="2025-12-19T08:42:00Z">
              <w:r w:rsidRPr="00310428">
                <w:rPr>
                  <w:rFonts w:ascii="Times New Roman" w:hAnsi="Times New Roman" w:cs="Times New Roman"/>
                  <w:color w:val="000000" w:themeColor="text1"/>
                  <w:sz w:val="22"/>
                  <w:szCs w:val="22"/>
                </w:rPr>
                <w:t xml:space="preserve"> </w:t>
              </w:r>
            </w:ins>
          </w:p>
        </w:tc>
        <w:tc>
          <w:tcPr>
            <w:tcW w:w="977" w:type="dxa"/>
            <w:tcBorders>
              <w:top w:val="single" w:sz="4" w:space="0" w:color="000000"/>
              <w:left w:val="single" w:sz="4" w:space="0" w:color="000000"/>
              <w:bottom w:val="single" w:sz="4" w:space="0" w:color="000000"/>
              <w:right w:val="single" w:sz="4" w:space="0" w:color="000000"/>
            </w:tcBorders>
            <w:vAlign w:val="center"/>
            <w:tcPrChange w:id="141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A0261FC" w14:textId="77777777" w:rsidR="001B0496" w:rsidRPr="00310428" w:rsidRDefault="001B0496" w:rsidP="001B0496">
            <w:pPr>
              <w:spacing w:line="259" w:lineRule="auto"/>
              <w:ind w:left="30"/>
              <w:rPr>
                <w:ins w:id="1414"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415"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1875A44A" w14:textId="77777777" w:rsidR="001B0496" w:rsidRPr="00310428" w:rsidRDefault="001B0496" w:rsidP="001B0496">
            <w:pPr>
              <w:spacing w:line="259" w:lineRule="auto"/>
              <w:ind w:left="8"/>
              <w:rPr>
                <w:ins w:id="1416" w:author="ttclandm" w:date="2025-12-19T08:42:00Z"/>
                <w:rFonts w:ascii="Times New Roman" w:hAnsi="Times New Roman" w:cs="Times New Roman"/>
                <w:b/>
                <w:i/>
                <w:color w:val="000000" w:themeColor="text1"/>
                <w:sz w:val="22"/>
                <w:szCs w:val="22"/>
              </w:rPr>
            </w:pPr>
          </w:p>
        </w:tc>
      </w:tr>
      <w:tr w:rsidR="001B0496" w:rsidRPr="001B0496" w14:paraId="6F4C7CEE" w14:textId="77777777" w:rsidTr="001B0496">
        <w:trPr>
          <w:trHeight w:val="20"/>
          <w:ins w:id="1417" w:author="ttclandm" w:date="2025-12-19T08:42:00Z"/>
          <w:trPrChange w:id="1418"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419"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68DE768B" w14:textId="77777777" w:rsidR="001B0496" w:rsidRPr="00310428" w:rsidRDefault="001B0496" w:rsidP="001B0496">
            <w:pPr>
              <w:spacing w:line="259" w:lineRule="auto"/>
              <w:ind w:right="32"/>
              <w:jc w:val="center"/>
              <w:rPr>
                <w:ins w:id="1420" w:author="ttclandm" w:date="2025-12-19T08:42:00Z"/>
                <w:rFonts w:ascii="Times New Roman" w:hAnsi="Times New Roman" w:cs="Times New Roman"/>
                <w:color w:val="000000" w:themeColor="text1"/>
                <w:sz w:val="22"/>
                <w:szCs w:val="22"/>
              </w:rPr>
            </w:pPr>
            <w:ins w:id="1421" w:author="ttclandm" w:date="2025-12-19T08:42:00Z">
              <w:r w:rsidRPr="00310428">
                <w:rPr>
                  <w:rFonts w:ascii="Times New Roman" w:hAnsi="Times New Roman" w:cs="Times New Roman"/>
                  <w:color w:val="000000" w:themeColor="text1"/>
                  <w:sz w:val="22"/>
                  <w:szCs w:val="22"/>
                </w:rPr>
                <w:t>9</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422"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976A536" w14:textId="77777777" w:rsidR="001B0496" w:rsidRPr="00310428" w:rsidRDefault="001B0496" w:rsidP="001B0496">
            <w:pPr>
              <w:spacing w:line="259" w:lineRule="auto"/>
              <w:ind w:left="8"/>
              <w:rPr>
                <w:ins w:id="1423" w:author="ttclandm" w:date="2025-12-19T08:42:00Z"/>
                <w:rFonts w:ascii="Times New Roman" w:hAnsi="Times New Roman" w:cs="Times New Roman"/>
                <w:color w:val="000000" w:themeColor="text1"/>
                <w:sz w:val="22"/>
                <w:szCs w:val="22"/>
              </w:rPr>
            </w:pPr>
            <w:ins w:id="1424" w:author="ttclandm" w:date="2025-12-19T08:42:00Z">
              <w:r w:rsidRPr="00310428">
                <w:rPr>
                  <w:rFonts w:ascii="Times New Roman" w:hAnsi="Times New Roman" w:cs="Times New Roman"/>
                  <w:color w:val="000000" w:themeColor="text1"/>
                  <w:sz w:val="22"/>
                  <w:szCs w:val="22"/>
                </w:rPr>
                <w:t xml:space="preserve">Vệ sinh sạch tường đá.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42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7ACE5FB" w14:textId="77777777" w:rsidR="001B0496" w:rsidRPr="00310428" w:rsidRDefault="001B0496" w:rsidP="001B0496">
            <w:pPr>
              <w:spacing w:line="259" w:lineRule="auto"/>
              <w:ind w:left="72"/>
              <w:jc w:val="center"/>
              <w:rPr>
                <w:ins w:id="1426"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427"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EFF8E19" w14:textId="77777777" w:rsidR="001B0496" w:rsidRPr="00310428" w:rsidRDefault="001B0496" w:rsidP="001B0496">
            <w:pPr>
              <w:spacing w:line="259" w:lineRule="auto"/>
              <w:ind w:left="44"/>
              <w:jc w:val="center"/>
              <w:rPr>
                <w:ins w:id="1428" w:author="ttclandm" w:date="2025-12-19T08:42:00Z"/>
                <w:rFonts w:ascii="Times New Roman" w:hAnsi="Times New Roman" w:cs="Times New Roman"/>
                <w:color w:val="000000" w:themeColor="text1"/>
                <w:sz w:val="22"/>
                <w:szCs w:val="22"/>
              </w:rPr>
            </w:pPr>
            <w:ins w:id="1429"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43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CFB2C9A" w14:textId="77777777" w:rsidR="001B0496" w:rsidRPr="00310428" w:rsidRDefault="001B0496" w:rsidP="001B0496">
            <w:pPr>
              <w:spacing w:line="259" w:lineRule="auto"/>
              <w:ind w:right="34"/>
              <w:jc w:val="center"/>
              <w:rPr>
                <w:ins w:id="1431"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3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AEAC96B" w14:textId="77777777" w:rsidR="001B0496" w:rsidRPr="00310428" w:rsidRDefault="001B0496" w:rsidP="001B0496">
            <w:pPr>
              <w:spacing w:line="259" w:lineRule="auto"/>
              <w:ind w:left="32"/>
              <w:jc w:val="center"/>
              <w:rPr>
                <w:ins w:id="143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3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C3DCD90" w14:textId="77777777" w:rsidR="001B0496" w:rsidRPr="00310428" w:rsidRDefault="001B0496" w:rsidP="001B0496">
            <w:pPr>
              <w:spacing w:line="259" w:lineRule="auto"/>
              <w:ind w:left="30"/>
              <w:rPr>
                <w:ins w:id="1435"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436"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2A03CFED" w14:textId="77777777" w:rsidR="001B0496" w:rsidRPr="00310428" w:rsidRDefault="001B0496" w:rsidP="001B0496">
            <w:pPr>
              <w:spacing w:line="259" w:lineRule="auto"/>
              <w:ind w:left="8"/>
              <w:rPr>
                <w:ins w:id="1437" w:author="ttclandm" w:date="2025-12-19T08:42:00Z"/>
                <w:rFonts w:ascii="Times New Roman" w:hAnsi="Times New Roman" w:cs="Times New Roman"/>
                <w:b/>
                <w:i/>
                <w:color w:val="000000" w:themeColor="text1"/>
                <w:sz w:val="22"/>
                <w:szCs w:val="22"/>
              </w:rPr>
            </w:pPr>
          </w:p>
        </w:tc>
      </w:tr>
      <w:tr w:rsidR="001B0496" w:rsidRPr="001B0496" w14:paraId="3FB6C399" w14:textId="77777777" w:rsidTr="001B0496">
        <w:trPr>
          <w:trHeight w:val="20"/>
          <w:ins w:id="1438" w:author="ttclandm" w:date="2025-12-19T08:42:00Z"/>
          <w:trPrChange w:id="1439"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440"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64619B63" w14:textId="77777777" w:rsidR="001B0496" w:rsidRPr="00310428" w:rsidRDefault="001B0496" w:rsidP="001B0496">
            <w:pPr>
              <w:spacing w:line="259" w:lineRule="auto"/>
              <w:ind w:right="32"/>
              <w:jc w:val="center"/>
              <w:rPr>
                <w:ins w:id="1441" w:author="ttclandm" w:date="2025-12-19T08:42:00Z"/>
                <w:rFonts w:ascii="Times New Roman" w:hAnsi="Times New Roman" w:cs="Times New Roman"/>
                <w:color w:val="000000" w:themeColor="text1"/>
                <w:sz w:val="22"/>
                <w:szCs w:val="22"/>
              </w:rPr>
            </w:pPr>
            <w:ins w:id="1442" w:author="ttclandm" w:date="2025-12-19T08:42:00Z">
              <w:r w:rsidRPr="00310428">
                <w:rPr>
                  <w:rFonts w:ascii="Times New Roman" w:hAnsi="Times New Roman" w:cs="Times New Roman"/>
                  <w:color w:val="000000" w:themeColor="text1"/>
                  <w:sz w:val="22"/>
                  <w:szCs w:val="22"/>
                </w:rPr>
                <w:t>10</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443"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F931895" w14:textId="77777777" w:rsidR="001B0496" w:rsidRPr="00310428" w:rsidRDefault="001B0496" w:rsidP="001B0496">
            <w:pPr>
              <w:spacing w:line="259" w:lineRule="auto"/>
              <w:ind w:left="8"/>
              <w:rPr>
                <w:ins w:id="1444" w:author="ttclandm" w:date="2025-12-19T08:42:00Z"/>
                <w:rFonts w:ascii="Times New Roman" w:hAnsi="Times New Roman" w:cs="Times New Roman"/>
                <w:color w:val="000000" w:themeColor="text1"/>
                <w:sz w:val="22"/>
                <w:szCs w:val="22"/>
              </w:rPr>
            </w:pPr>
            <w:ins w:id="1445" w:author="ttclandm" w:date="2025-12-19T08:42:00Z">
              <w:r w:rsidRPr="00310428">
                <w:rPr>
                  <w:rFonts w:ascii="Times New Roman" w:hAnsi="Times New Roman" w:cs="Times New Roman"/>
                  <w:color w:val="000000" w:themeColor="text1"/>
                  <w:sz w:val="22"/>
                  <w:szCs w:val="22"/>
                </w:rPr>
                <w:t>Duy trì vệ sinh hòm thư cư dân</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446"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922CA06" w14:textId="77777777" w:rsidR="001B0496" w:rsidRPr="00310428" w:rsidRDefault="001B0496" w:rsidP="001B0496">
            <w:pPr>
              <w:spacing w:line="259" w:lineRule="auto"/>
              <w:ind w:left="72"/>
              <w:jc w:val="center"/>
              <w:rPr>
                <w:ins w:id="1447"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448"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6ACFD01" w14:textId="77777777" w:rsidR="001B0496" w:rsidRPr="00310428" w:rsidRDefault="001B0496" w:rsidP="001B0496">
            <w:pPr>
              <w:spacing w:line="259" w:lineRule="auto"/>
              <w:ind w:left="44"/>
              <w:jc w:val="center"/>
              <w:rPr>
                <w:ins w:id="1449" w:author="ttclandm" w:date="2025-12-19T08:42:00Z"/>
                <w:rFonts w:ascii="Times New Roman" w:eastAsia="Wingdings" w:hAnsi="Times New Roman" w:cs="Times New Roman"/>
                <w:color w:val="000000" w:themeColor="text1"/>
                <w:sz w:val="22"/>
                <w:szCs w:val="22"/>
              </w:rPr>
            </w:pPr>
            <w:ins w:id="1450"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451"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572EB61" w14:textId="77777777" w:rsidR="001B0496" w:rsidRPr="00310428" w:rsidRDefault="001B0496" w:rsidP="001B0496">
            <w:pPr>
              <w:spacing w:line="259" w:lineRule="auto"/>
              <w:ind w:right="34"/>
              <w:jc w:val="center"/>
              <w:rPr>
                <w:ins w:id="1452"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5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4BC9DCF" w14:textId="77777777" w:rsidR="001B0496" w:rsidRPr="00310428" w:rsidRDefault="001B0496" w:rsidP="001B0496">
            <w:pPr>
              <w:spacing w:line="259" w:lineRule="auto"/>
              <w:ind w:left="32"/>
              <w:jc w:val="center"/>
              <w:rPr>
                <w:ins w:id="1454"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5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2FF0989" w14:textId="77777777" w:rsidR="001B0496" w:rsidRPr="00310428" w:rsidRDefault="001B0496" w:rsidP="001B0496">
            <w:pPr>
              <w:spacing w:line="259" w:lineRule="auto"/>
              <w:ind w:left="30"/>
              <w:rPr>
                <w:ins w:id="1456"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457"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D1D7FA6" w14:textId="77777777" w:rsidR="001B0496" w:rsidRPr="00310428" w:rsidRDefault="001B0496" w:rsidP="001B0496">
            <w:pPr>
              <w:spacing w:line="259" w:lineRule="auto"/>
              <w:ind w:left="8"/>
              <w:rPr>
                <w:ins w:id="1458" w:author="ttclandm" w:date="2025-12-19T08:42:00Z"/>
                <w:rFonts w:ascii="Times New Roman" w:hAnsi="Times New Roman" w:cs="Times New Roman"/>
                <w:b/>
                <w:i/>
                <w:color w:val="000000" w:themeColor="text1"/>
                <w:sz w:val="22"/>
                <w:szCs w:val="22"/>
              </w:rPr>
            </w:pPr>
          </w:p>
        </w:tc>
      </w:tr>
      <w:tr w:rsidR="001B0496" w:rsidRPr="001B0496" w14:paraId="5B81BFBB" w14:textId="77777777" w:rsidTr="001B0496">
        <w:trPr>
          <w:trHeight w:val="20"/>
          <w:ins w:id="1459" w:author="ttclandm" w:date="2025-12-19T08:42:00Z"/>
          <w:trPrChange w:id="1460"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461"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617A8935" w14:textId="77777777" w:rsidR="001B0496" w:rsidRPr="00310428" w:rsidRDefault="001B0496" w:rsidP="001B0496">
            <w:pPr>
              <w:spacing w:line="259" w:lineRule="auto"/>
              <w:ind w:right="32"/>
              <w:jc w:val="center"/>
              <w:rPr>
                <w:ins w:id="1462" w:author="ttclandm" w:date="2025-12-19T08:42:00Z"/>
                <w:rFonts w:ascii="Times New Roman" w:hAnsi="Times New Roman" w:cs="Times New Roman"/>
                <w:color w:val="000000" w:themeColor="text1"/>
                <w:sz w:val="22"/>
                <w:szCs w:val="22"/>
              </w:rPr>
            </w:pPr>
            <w:ins w:id="1463" w:author="ttclandm" w:date="2025-12-19T08:42:00Z">
              <w:r w:rsidRPr="00310428">
                <w:rPr>
                  <w:rFonts w:ascii="Times New Roman" w:hAnsi="Times New Roman" w:cs="Times New Roman"/>
                  <w:color w:val="000000" w:themeColor="text1"/>
                  <w:sz w:val="22"/>
                  <w:szCs w:val="22"/>
                </w:rPr>
                <w:t>11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464"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4EE8F7F" w14:textId="77777777" w:rsidR="001B0496" w:rsidRPr="00310428" w:rsidRDefault="001B0496" w:rsidP="001B0496">
            <w:pPr>
              <w:spacing w:line="259" w:lineRule="auto"/>
              <w:ind w:left="8"/>
              <w:rPr>
                <w:ins w:id="1465" w:author="ttclandm" w:date="2025-12-19T08:42:00Z"/>
                <w:rFonts w:ascii="Times New Roman" w:hAnsi="Times New Roman" w:cs="Times New Roman"/>
                <w:color w:val="000000" w:themeColor="text1"/>
                <w:sz w:val="22"/>
                <w:szCs w:val="22"/>
              </w:rPr>
            </w:pPr>
            <w:ins w:id="1466" w:author="ttclandm" w:date="2025-12-19T08:42:00Z">
              <w:r w:rsidRPr="00310428">
                <w:rPr>
                  <w:rFonts w:ascii="Times New Roman" w:hAnsi="Times New Roman" w:cs="Times New Roman"/>
                  <w:color w:val="000000" w:themeColor="text1"/>
                  <w:sz w:val="22"/>
                  <w:szCs w:val="22"/>
                </w:rPr>
                <w:t xml:space="preserve">Chà rửa sạch các thùng rác.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467"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F03BB6D" w14:textId="77777777" w:rsidR="001B0496" w:rsidRPr="00310428" w:rsidRDefault="001B0496" w:rsidP="001B0496">
            <w:pPr>
              <w:spacing w:line="259" w:lineRule="auto"/>
              <w:ind w:left="72"/>
              <w:jc w:val="center"/>
              <w:rPr>
                <w:ins w:id="1468"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469"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0D3A1898" w14:textId="77777777" w:rsidR="001B0496" w:rsidRPr="00310428" w:rsidRDefault="001B0496" w:rsidP="001B0496">
            <w:pPr>
              <w:spacing w:line="259" w:lineRule="auto"/>
              <w:ind w:left="44"/>
              <w:jc w:val="center"/>
              <w:rPr>
                <w:ins w:id="1470" w:author="ttclandm" w:date="2025-12-19T08:42:00Z"/>
                <w:rFonts w:ascii="Times New Roman" w:eastAsia="Wingdings" w:hAnsi="Times New Roman" w:cs="Times New Roman"/>
                <w:color w:val="000000" w:themeColor="text1"/>
                <w:sz w:val="22"/>
                <w:szCs w:val="22"/>
              </w:rPr>
            </w:pPr>
            <w:ins w:id="1471"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472"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8CE4A73" w14:textId="77777777" w:rsidR="001B0496" w:rsidRPr="00310428" w:rsidRDefault="001B0496" w:rsidP="001B0496">
            <w:pPr>
              <w:spacing w:line="259" w:lineRule="auto"/>
              <w:ind w:right="34"/>
              <w:jc w:val="center"/>
              <w:rPr>
                <w:ins w:id="1473"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7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D0ADF56" w14:textId="77777777" w:rsidR="001B0496" w:rsidRPr="00310428" w:rsidRDefault="001B0496" w:rsidP="001B0496">
            <w:pPr>
              <w:spacing w:line="259" w:lineRule="auto"/>
              <w:ind w:left="32"/>
              <w:jc w:val="center"/>
              <w:rPr>
                <w:ins w:id="147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7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526E3F9" w14:textId="77777777" w:rsidR="001B0496" w:rsidRPr="00310428" w:rsidRDefault="001B0496" w:rsidP="001B0496">
            <w:pPr>
              <w:spacing w:line="259" w:lineRule="auto"/>
              <w:ind w:left="30"/>
              <w:rPr>
                <w:ins w:id="1477"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478"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50049981" w14:textId="77777777" w:rsidR="001B0496" w:rsidRPr="00310428" w:rsidRDefault="001B0496" w:rsidP="001B0496">
            <w:pPr>
              <w:spacing w:line="259" w:lineRule="auto"/>
              <w:ind w:left="8"/>
              <w:rPr>
                <w:ins w:id="1479" w:author="ttclandm" w:date="2025-12-19T08:42:00Z"/>
                <w:rFonts w:ascii="Times New Roman" w:hAnsi="Times New Roman" w:cs="Times New Roman"/>
                <w:b/>
                <w:i/>
                <w:color w:val="000000" w:themeColor="text1"/>
                <w:sz w:val="22"/>
                <w:szCs w:val="22"/>
              </w:rPr>
            </w:pPr>
          </w:p>
        </w:tc>
      </w:tr>
      <w:tr w:rsidR="001B0496" w:rsidRPr="001B0496" w14:paraId="3FE86E5F" w14:textId="77777777" w:rsidTr="001B0496">
        <w:trPr>
          <w:trHeight w:val="20"/>
          <w:ins w:id="1480" w:author="ttclandm" w:date="2025-12-19T08:42:00Z"/>
          <w:trPrChange w:id="1481"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482"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1BA548EB" w14:textId="77777777" w:rsidR="001B0496" w:rsidRPr="00310428" w:rsidRDefault="001B0496" w:rsidP="001B0496">
            <w:pPr>
              <w:spacing w:line="259" w:lineRule="auto"/>
              <w:ind w:right="32"/>
              <w:jc w:val="center"/>
              <w:rPr>
                <w:ins w:id="1483" w:author="ttclandm" w:date="2025-12-19T08:42:00Z"/>
                <w:rFonts w:ascii="Times New Roman" w:hAnsi="Times New Roman" w:cs="Times New Roman"/>
                <w:color w:val="000000" w:themeColor="text1"/>
                <w:sz w:val="22"/>
                <w:szCs w:val="22"/>
              </w:rPr>
            </w:pPr>
            <w:ins w:id="1484" w:author="ttclandm" w:date="2025-12-19T08:42:00Z">
              <w:r w:rsidRPr="00310428">
                <w:rPr>
                  <w:rFonts w:ascii="Times New Roman" w:hAnsi="Times New Roman" w:cs="Times New Roman"/>
                  <w:color w:val="000000" w:themeColor="text1"/>
                  <w:sz w:val="22"/>
                  <w:szCs w:val="22"/>
                </w:rPr>
                <w:t>12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485"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2EEB2D00" w14:textId="77777777" w:rsidR="001B0496" w:rsidRPr="00310428" w:rsidRDefault="001B0496" w:rsidP="001B0496">
            <w:pPr>
              <w:spacing w:line="259" w:lineRule="auto"/>
              <w:ind w:left="8"/>
              <w:rPr>
                <w:ins w:id="1486" w:author="ttclandm" w:date="2025-12-19T08:42:00Z"/>
                <w:rFonts w:ascii="Times New Roman" w:hAnsi="Times New Roman" w:cs="Times New Roman"/>
                <w:color w:val="000000" w:themeColor="text1"/>
                <w:sz w:val="22"/>
                <w:szCs w:val="22"/>
              </w:rPr>
            </w:pPr>
            <w:ins w:id="1487" w:author="ttclandm" w:date="2025-12-19T08:42:00Z">
              <w:r w:rsidRPr="00310428">
                <w:rPr>
                  <w:rFonts w:ascii="Times New Roman" w:hAnsi="Times New Roman" w:cs="Times New Roman"/>
                  <w:color w:val="000000" w:themeColor="text1"/>
                  <w:sz w:val="22"/>
                  <w:szCs w:val="22"/>
                </w:rPr>
                <w:t xml:space="preserve">Đánh sạch sàn sảnh 1 lần/1 tuần </w:t>
              </w:r>
              <w:proofErr w:type="gramStart"/>
              <w:r w:rsidRPr="00310428">
                <w:rPr>
                  <w:rFonts w:ascii="Times New Roman" w:hAnsi="Times New Roman" w:cs="Times New Roman"/>
                  <w:color w:val="000000" w:themeColor="text1"/>
                  <w:sz w:val="22"/>
                  <w:szCs w:val="22"/>
                </w:rPr>
                <w:t>( hỗ</w:t>
              </w:r>
              <w:proofErr w:type="gramEnd"/>
              <w:r w:rsidRPr="00310428">
                <w:rPr>
                  <w:rFonts w:ascii="Times New Roman" w:hAnsi="Times New Roman" w:cs="Times New Roman"/>
                  <w:color w:val="000000" w:themeColor="text1"/>
                  <w:sz w:val="22"/>
                  <w:szCs w:val="22"/>
                </w:rPr>
                <w:t xml:space="preserve"> trợ đánh bóng sàn sảnh để giảm các vết trầy xước)</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488"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F2A135F" w14:textId="77777777" w:rsidR="001B0496" w:rsidRPr="00310428" w:rsidRDefault="001B0496" w:rsidP="001B0496">
            <w:pPr>
              <w:spacing w:line="259" w:lineRule="auto"/>
              <w:ind w:left="72"/>
              <w:jc w:val="center"/>
              <w:rPr>
                <w:ins w:id="1489"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490"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C35EA18" w14:textId="77777777" w:rsidR="001B0496" w:rsidRPr="00310428" w:rsidRDefault="001B0496" w:rsidP="001B0496">
            <w:pPr>
              <w:spacing w:line="259" w:lineRule="auto"/>
              <w:ind w:left="44"/>
              <w:jc w:val="center"/>
              <w:rPr>
                <w:ins w:id="1491" w:author="ttclandm" w:date="2025-12-19T08:42:00Z"/>
                <w:rFonts w:ascii="Times New Roman" w:eastAsia="Wingdings" w:hAnsi="Times New Roman" w:cs="Times New Roman"/>
                <w:color w:val="000000" w:themeColor="text1"/>
                <w:sz w:val="22"/>
                <w:szCs w:val="22"/>
              </w:rPr>
            </w:pPr>
            <w:ins w:id="1492"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49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B62789B" w14:textId="77777777" w:rsidR="001B0496" w:rsidRPr="00310428" w:rsidRDefault="001B0496" w:rsidP="001B0496">
            <w:pPr>
              <w:spacing w:line="259" w:lineRule="auto"/>
              <w:ind w:right="34"/>
              <w:jc w:val="center"/>
              <w:rPr>
                <w:ins w:id="1494"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9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BB99CA4" w14:textId="77777777" w:rsidR="001B0496" w:rsidRPr="00310428" w:rsidRDefault="001B0496" w:rsidP="001B0496">
            <w:pPr>
              <w:spacing w:line="259" w:lineRule="auto"/>
              <w:ind w:left="32"/>
              <w:jc w:val="center"/>
              <w:rPr>
                <w:ins w:id="149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49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ABAFA40" w14:textId="77777777" w:rsidR="001B0496" w:rsidRPr="00310428" w:rsidRDefault="001B0496" w:rsidP="001B0496">
            <w:pPr>
              <w:spacing w:line="259" w:lineRule="auto"/>
              <w:ind w:left="30"/>
              <w:rPr>
                <w:ins w:id="1498"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499"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421F2558" w14:textId="77777777" w:rsidR="001B0496" w:rsidRPr="00310428" w:rsidRDefault="001B0496" w:rsidP="001B0496">
            <w:pPr>
              <w:spacing w:line="259" w:lineRule="auto"/>
              <w:ind w:left="8"/>
              <w:rPr>
                <w:ins w:id="1500" w:author="ttclandm" w:date="2025-12-19T08:42:00Z"/>
                <w:rFonts w:ascii="Times New Roman" w:hAnsi="Times New Roman" w:cs="Times New Roman"/>
                <w:b/>
                <w:i/>
                <w:color w:val="000000" w:themeColor="text1"/>
                <w:sz w:val="22"/>
                <w:szCs w:val="22"/>
              </w:rPr>
            </w:pPr>
          </w:p>
        </w:tc>
      </w:tr>
      <w:tr w:rsidR="001B0496" w:rsidRPr="001B0496" w14:paraId="2ACC7434" w14:textId="77777777" w:rsidTr="001B0496">
        <w:trPr>
          <w:trHeight w:val="20"/>
          <w:ins w:id="1501" w:author="ttclandm" w:date="2025-12-19T08:42:00Z"/>
          <w:trPrChange w:id="1502"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503"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52DEFE57" w14:textId="77777777" w:rsidR="001B0496" w:rsidRPr="00310428" w:rsidRDefault="001B0496" w:rsidP="001B0496">
            <w:pPr>
              <w:spacing w:line="259" w:lineRule="auto"/>
              <w:ind w:right="32"/>
              <w:jc w:val="center"/>
              <w:rPr>
                <w:ins w:id="1504" w:author="ttclandm" w:date="2025-12-19T08:42:00Z"/>
                <w:rFonts w:ascii="Times New Roman" w:hAnsi="Times New Roman" w:cs="Times New Roman"/>
                <w:color w:val="000000" w:themeColor="text1"/>
                <w:sz w:val="22"/>
                <w:szCs w:val="22"/>
              </w:rPr>
            </w:pPr>
            <w:ins w:id="1505" w:author="ttclandm" w:date="2025-12-19T08:42:00Z">
              <w:r w:rsidRPr="00310428">
                <w:rPr>
                  <w:rFonts w:ascii="Times New Roman" w:hAnsi="Times New Roman" w:cs="Times New Roman"/>
                  <w:color w:val="000000" w:themeColor="text1"/>
                  <w:sz w:val="22"/>
                  <w:szCs w:val="22"/>
                </w:rPr>
                <w:t>13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506"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FD0228D" w14:textId="77777777" w:rsidR="001B0496" w:rsidRPr="00310428" w:rsidRDefault="001B0496" w:rsidP="001B0496">
            <w:pPr>
              <w:spacing w:line="259" w:lineRule="auto"/>
              <w:ind w:left="8"/>
              <w:rPr>
                <w:ins w:id="1507" w:author="ttclandm" w:date="2025-12-19T08:42:00Z"/>
                <w:rFonts w:ascii="Times New Roman" w:hAnsi="Times New Roman" w:cs="Times New Roman"/>
                <w:color w:val="000000" w:themeColor="text1"/>
                <w:sz w:val="22"/>
                <w:szCs w:val="22"/>
              </w:rPr>
            </w:pPr>
            <w:ins w:id="1508" w:author="ttclandm" w:date="2025-12-19T08:42:00Z">
              <w:r w:rsidRPr="00310428">
                <w:rPr>
                  <w:rFonts w:ascii="Times New Roman" w:hAnsi="Times New Roman" w:cs="Times New Roman"/>
                  <w:color w:val="000000" w:themeColor="text1"/>
                  <w:sz w:val="22"/>
                  <w:szCs w:val="22"/>
                </w:rPr>
                <w:t xml:space="preserve">Vệ sinh cống rảnh thoát nước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509"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ECA57FB" w14:textId="77777777" w:rsidR="001B0496" w:rsidRPr="00310428" w:rsidRDefault="001B0496" w:rsidP="001B0496">
            <w:pPr>
              <w:spacing w:line="259" w:lineRule="auto"/>
              <w:ind w:left="72"/>
              <w:jc w:val="center"/>
              <w:rPr>
                <w:ins w:id="1510"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511"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339E3371" w14:textId="77777777" w:rsidR="001B0496" w:rsidRPr="00310428" w:rsidRDefault="001B0496" w:rsidP="001B0496">
            <w:pPr>
              <w:spacing w:line="259" w:lineRule="auto"/>
              <w:ind w:left="44"/>
              <w:jc w:val="center"/>
              <w:rPr>
                <w:ins w:id="1512"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1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728483F" w14:textId="77777777" w:rsidR="001B0496" w:rsidRPr="00310428" w:rsidRDefault="001B0496" w:rsidP="001B0496">
            <w:pPr>
              <w:spacing w:line="259" w:lineRule="auto"/>
              <w:ind w:right="34"/>
              <w:jc w:val="center"/>
              <w:rPr>
                <w:ins w:id="1514" w:author="ttclandm" w:date="2025-12-19T08:42:00Z"/>
                <w:rFonts w:ascii="Times New Roman" w:eastAsia="Wingdings" w:hAnsi="Times New Roman" w:cs="Times New Roman"/>
                <w:color w:val="000000" w:themeColor="text1"/>
                <w:sz w:val="22"/>
                <w:szCs w:val="22"/>
              </w:rPr>
            </w:pPr>
            <w:ins w:id="1515"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51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F687CB1" w14:textId="77777777" w:rsidR="001B0496" w:rsidRPr="00310428" w:rsidRDefault="001B0496" w:rsidP="001B0496">
            <w:pPr>
              <w:spacing w:line="259" w:lineRule="auto"/>
              <w:ind w:left="32"/>
              <w:jc w:val="center"/>
              <w:rPr>
                <w:ins w:id="151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1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6846A0B" w14:textId="77777777" w:rsidR="001B0496" w:rsidRPr="00310428" w:rsidRDefault="001B0496" w:rsidP="001B0496">
            <w:pPr>
              <w:spacing w:line="259" w:lineRule="auto"/>
              <w:ind w:left="30"/>
              <w:rPr>
                <w:ins w:id="1519"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520"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40E4F65F" w14:textId="77777777" w:rsidR="001B0496" w:rsidRPr="00310428" w:rsidRDefault="001B0496" w:rsidP="001B0496">
            <w:pPr>
              <w:spacing w:line="259" w:lineRule="auto"/>
              <w:ind w:left="8"/>
              <w:rPr>
                <w:ins w:id="1521" w:author="ttclandm" w:date="2025-12-19T08:42:00Z"/>
                <w:rFonts w:ascii="Times New Roman" w:hAnsi="Times New Roman" w:cs="Times New Roman"/>
                <w:b/>
                <w:i/>
                <w:color w:val="000000" w:themeColor="text1"/>
                <w:sz w:val="22"/>
                <w:szCs w:val="22"/>
              </w:rPr>
            </w:pPr>
          </w:p>
        </w:tc>
      </w:tr>
      <w:tr w:rsidR="001B0496" w:rsidRPr="001B0496" w14:paraId="16DB85C2" w14:textId="77777777" w:rsidTr="001B0496">
        <w:trPr>
          <w:trHeight w:val="20"/>
          <w:ins w:id="1522" w:author="ttclandm" w:date="2025-12-19T08:42:00Z"/>
          <w:trPrChange w:id="1523" w:author="ttclandm" w:date="2025-12-19T08:43:00Z">
            <w:trPr>
              <w:gridBefore w:val="2"/>
              <w:trHeight w:val="541"/>
            </w:trPr>
          </w:trPrChange>
        </w:trPr>
        <w:tc>
          <w:tcPr>
            <w:tcW w:w="10545" w:type="dxa"/>
            <w:gridSpan w:val="9"/>
            <w:tcBorders>
              <w:top w:val="single" w:sz="4" w:space="0" w:color="000000"/>
              <w:left w:val="single" w:sz="4" w:space="0" w:color="000000"/>
              <w:bottom w:val="single" w:sz="4" w:space="0" w:color="000000"/>
              <w:right w:val="single" w:sz="4" w:space="0" w:color="000000"/>
            </w:tcBorders>
            <w:vAlign w:val="center"/>
            <w:tcPrChange w:id="1524" w:author="ttclandm" w:date="2025-12-19T08:43:00Z">
              <w:tcPr>
                <w:tcW w:w="10545" w:type="dxa"/>
                <w:gridSpan w:val="13"/>
                <w:tcBorders>
                  <w:top w:val="single" w:sz="4" w:space="0" w:color="000000"/>
                  <w:left w:val="single" w:sz="4" w:space="0" w:color="000000"/>
                  <w:bottom w:val="single" w:sz="4" w:space="0" w:color="000000"/>
                  <w:right w:val="single" w:sz="4" w:space="0" w:color="000000"/>
                </w:tcBorders>
                <w:vAlign w:val="center"/>
              </w:tcPr>
            </w:tcPrChange>
          </w:tcPr>
          <w:p w14:paraId="0092B2A1" w14:textId="08E5A261" w:rsidR="001B0496" w:rsidRPr="001B0496" w:rsidRDefault="001B0496" w:rsidP="001B0496">
            <w:pPr>
              <w:spacing w:line="259" w:lineRule="auto"/>
              <w:ind w:left="8"/>
              <w:rPr>
                <w:ins w:id="1525" w:author="ttclandm" w:date="2025-12-19T08:42:00Z"/>
                <w:rFonts w:ascii="Times New Roman" w:hAnsi="Times New Roman" w:cs="Times New Roman"/>
                <w:i/>
                <w:color w:val="000000" w:themeColor="text1"/>
                <w:sz w:val="22"/>
                <w:szCs w:val="22"/>
                <w:rPrChange w:id="1526" w:author="ttclandm" w:date="2025-12-19T08:44:00Z">
                  <w:rPr>
                    <w:ins w:id="1527" w:author="ttclandm" w:date="2025-12-19T08:42:00Z"/>
                    <w:rFonts w:ascii="Times New Roman" w:hAnsi="Times New Roman" w:cs="Times New Roman"/>
                    <w:i/>
                    <w:color w:val="000000" w:themeColor="text1"/>
                  </w:rPr>
                </w:rPrChange>
              </w:rPr>
            </w:pPr>
            <w:ins w:id="1528" w:author="ttclandm" w:date="2025-12-19T08:42:00Z">
              <w:r w:rsidRPr="001B0496">
                <w:rPr>
                  <w:rFonts w:ascii="Times New Roman" w:hAnsi="Times New Roman" w:cs="Times New Roman"/>
                  <w:b/>
                  <w:color w:val="000000" w:themeColor="text1"/>
                  <w:sz w:val="22"/>
                  <w:szCs w:val="22"/>
                  <w:rPrChange w:id="1529" w:author="ttclandm" w:date="2025-12-19T08:44:00Z">
                    <w:rPr>
                      <w:rFonts w:ascii="Times New Roman" w:hAnsi="Times New Roman" w:cs="Times New Roman"/>
                      <w:b/>
                      <w:color w:val="000000" w:themeColor="text1"/>
                    </w:rPr>
                  </w:rPrChange>
                </w:rPr>
                <w:t xml:space="preserve">           A.</w:t>
              </w:r>
            </w:ins>
            <w:ins w:id="1530" w:author="Thu HA" w:date="2026-04-13T14:47:00Z" w16du:dateUtc="2026-04-13T07:47:00Z">
              <w:r w:rsidR="007B478D">
                <w:rPr>
                  <w:rFonts w:ascii="Times New Roman" w:hAnsi="Times New Roman" w:cs="Times New Roman"/>
                  <w:b/>
                  <w:color w:val="000000" w:themeColor="text1"/>
                  <w:sz w:val="22"/>
                  <w:szCs w:val="22"/>
                  <w:lang w:val="vi-VN"/>
                </w:rPr>
                <w:t xml:space="preserve"> </w:t>
              </w:r>
            </w:ins>
            <w:ins w:id="1531" w:author="ttclandm" w:date="2025-12-19T08:42:00Z">
              <w:r w:rsidRPr="001B0496">
                <w:rPr>
                  <w:rFonts w:ascii="Times New Roman" w:hAnsi="Times New Roman" w:cs="Times New Roman"/>
                  <w:b/>
                  <w:color w:val="000000" w:themeColor="text1"/>
                  <w:sz w:val="22"/>
                  <w:szCs w:val="22"/>
                  <w:rPrChange w:id="1532" w:author="ttclandm" w:date="2025-12-19T08:44:00Z">
                    <w:rPr>
                      <w:rFonts w:ascii="Times New Roman" w:hAnsi="Times New Roman" w:cs="Times New Roman"/>
                      <w:b/>
                      <w:color w:val="000000" w:themeColor="text1"/>
                    </w:rPr>
                  </w:rPrChange>
                </w:rPr>
                <w:t>KHU VỰC NHÀ VỆ SINH</w:t>
              </w:r>
            </w:ins>
          </w:p>
        </w:tc>
      </w:tr>
      <w:tr w:rsidR="001B0496" w:rsidRPr="001B0496" w14:paraId="54AD50CF" w14:textId="77777777" w:rsidTr="001B0496">
        <w:trPr>
          <w:trHeight w:val="20"/>
          <w:ins w:id="1533" w:author="ttclandm" w:date="2025-12-19T08:42:00Z"/>
          <w:trPrChange w:id="1534"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535"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7EA730F3" w14:textId="77777777" w:rsidR="001B0496" w:rsidRPr="00310428" w:rsidRDefault="001B0496" w:rsidP="001B0496">
            <w:pPr>
              <w:spacing w:line="259" w:lineRule="auto"/>
              <w:ind w:right="32"/>
              <w:jc w:val="center"/>
              <w:rPr>
                <w:ins w:id="1536" w:author="ttclandm" w:date="2025-12-19T08:42:00Z"/>
                <w:rFonts w:ascii="Times New Roman" w:hAnsi="Times New Roman" w:cs="Times New Roman"/>
                <w:color w:val="000000" w:themeColor="text1"/>
                <w:sz w:val="22"/>
                <w:szCs w:val="22"/>
              </w:rPr>
            </w:pPr>
            <w:ins w:id="1537"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538"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6F0DDEEF" w14:textId="77777777" w:rsidR="001B0496" w:rsidRPr="00310428" w:rsidRDefault="001B0496" w:rsidP="001B0496">
            <w:pPr>
              <w:spacing w:line="259" w:lineRule="auto"/>
              <w:ind w:left="8"/>
              <w:rPr>
                <w:ins w:id="1539" w:author="ttclandm" w:date="2025-12-19T08:42:00Z"/>
                <w:rFonts w:ascii="Times New Roman" w:hAnsi="Times New Roman" w:cs="Times New Roman"/>
                <w:color w:val="000000" w:themeColor="text1"/>
                <w:sz w:val="22"/>
                <w:szCs w:val="22"/>
              </w:rPr>
            </w:pPr>
            <w:ins w:id="1540" w:author="ttclandm" w:date="2025-12-19T08:42:00Z">
              <w:r w:rsidRPr="00310428">
                <w:rPr>
                  <w:rFonts w:ascii="Times New Roman" w:hAnsi="Times New Roman" w:cs="Times New Roman"/>
                  <w:color w:val="000000" w:themeColor="text1"/>
                  <w:sz w:val="22"/>
                  <w:szCs w:val="22"/>
                </w:rPr>
                <w:t xml:space="preserve">Vệ sinh bồn cầu và bồn tiểu.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541"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22E7AC7" w14:textId="77777777" w:rsidR="001B0496" w:rsidRPr="00310428" w:rsidRDefault="001B0496" w:rsidP="001B0496">
            <w:pPr>
              <w:spacing w:line="259" w:lineRule="auto"/>
              <w:ind w:left="72"/>
              <w:jc w:val="center"/>
              <w:rPr>
                <w:ins w:id="1542" w:author="ttclandm" w:date="2025-12-19T08:42:00Z"/>
                <w:rFonts w:ascii="Times New Roman" w:hAnsi="Times New Roman" w:cs="Times New Roman"/>
                <w:color w:val="000000" w:themeColor="text1"/>
                <w:sz w:val="22"/>
                <w:szCs w:val="22"/>
              </w:rPr>
            </w:pPr>
            <w:ins w:id="1543"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54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C28D2D3" w14:textId="77777777" w:rsidR="001B0496" w:rsidRPr="00310428" w:rsidRDefault="001B0496" w:rsidP="001B0496">
            <w:pPr>
              <w:spacing w:line="259" w:lineRule="auto"/>
              <w:ind w:left="44"/>
              <w:jc w:val="center"/>
              <w:rPr>
                <w:ins w:id="154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46"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52CBAC6" w14:textId="77777777" w:rsidR="001B0496" w:rsidRPr="00310428" w:rsidRDefault="001B0496" w:rsidP="001B0496">
            <w:pPr>
              <w:spacing w:line="259" w:lineRule="auto"/>
              <w:ind w:right="34"/>
              <w:jc w:val="center"/>
              <w:rPr>
                <w:ins w:id="154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4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00631C5" w14:textId="77777777" w:rsidR="001B0496" w:rsidRPr="00310428" w:rsidRDefault="001B0496" w:rsidP="001B0496">
            <w:pPr>
              <w:spacing w:line="259" w:lineRule="auto"/>
              <w:ind w:left="32"/>
              <w:jc w:val="center"/>
              <w:rPr>
                <w:ins w:id="154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5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8B0255C" w14:textId="77777777" w:rsidR="001B0496" w:rsidRPr="00310428" w:rsidRDefault="001B0496" w:rsidP="001B0496">
            <w:pPr>
              <w:spacing w:line="259" w:lineRule="auto"/>
              <w:ind w:left="30"/>
              <w:rPr>
                <w:ins w:id="1551"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552"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18962F9D" w14:textId="77777777" w:rsidR="001B0496" w:rsidRPr="00310428" w:rsidRDefault="001B0496" w:rsidP="001B0496">
            <w:pPr>
              <w:spacing w:line="259" w:lineRule="auto"/>
              <w:ind w:left="8"/>
              <w:rPr>
                <w:ins w:id="1553" w:author="ttclandm" w:date="2025-12-19T08:42:00Z"/>
                <w:rFonts w:ascii="Times New Roman" w:hAnsi="Times New Roman" w:cs="Times New Roman"/>
                <w:b/>
                <w:i/>
                <w:color w:val="000000" w:themeColor="text1"/>
                <w:sz w:val="22"/>
                <w:szCs w:val="22"/>
              </w:rPr>
            </w:pPr>
          </w:p>
        </w:tc>
      </w:tr>
      <w:tr w:rsidR="001B0496" w:rsidRPr="001B0496" w14:paraId="3F0BF1EE" w14:textId="77777777" w:rsidTr="001B0496">
        <w:trPr>
          <w:trHeight w:val="20"/>
          <w:ins w:id="1554" w:author="ttclandm" w:date="2025-12-19T08:42:00Z"/>
          <w:trPrChange w:id="1555"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55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1801E693" w14:textId="77777777" w:rsidR="001B0496" w:rsidRPr="00310428" w:rsidRDefault="001B0496" w:rsidP="001B0496">
            <w:pPr>
              <w:spacing w:line="259" w:lineRule="auto"/>
              <w:ind w:right="32"/>
              <w:jc w:val="center"/>
              <w:rPr>
                <w:ins w:id="1557" w:author="ttclandm" w:date="2025-12-19T08:42:00Z"/>
                <w:rFonts w:ascii="Times New Roman" w:hAnsi="Times New Roman" w:cs="Times New Roman"/>
                <w:color w:val="000000" w:themeColor="text1"/>
                <w:sz w:val="22"/>
                <w:szCs w:val="22"/>
              </w:rPr>
            </w:pPr>
            <w:ins w:id="1558" w:author="ttclandm" w:date="2025-12-19T08:42:00Z">
              <w:r w:rsidRPr="00310428">
                <w:rPr>
                  <w:rFonts w:ascii="Times New Roman" w:hAnsi="Times New Roman" w:cs="Times New Roman"/>
                  <w:color w:val="000000" w:themeColor="text1"/>
                  <w:sz w:val="22"/>
                  <w:szCs w:val="22"/>
                </w:rPr>
                <w:t>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55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BF752EC" w14:textId="77777777" w:rsidR="001B0496" w:rsidRPr="00310428" w:rsidRDefault="001B0496" w:rsidP="001B0496">
            <w:pPr>
              <w:spacing w:line="259" w:lineRule="auto"/>
              <w:ind w:left="8"/>
              <w:rPr>
                <w:ins w:id="1560" w:author="ttclandm" w:date="2025-12-19T08:42:00Z"/>
                <w:rFonts w:ascii="Times New Roman" w:hAnsi="Times New Roman" w:cs="Times New Roman"/>
                <w:color w:val="000000" w:themeColor="text1"/>
                <w:sz w:val="22"/>
                <w:szCs w:val="22"/>
              </w:rPr>
            </w:pPr>
            <w:ins w:id="1561" w:author="ttclandm" w:date="2025-12-19T08:42:00Z">
              <w:r w:rsidRPr="00310428">
                <w:rPr>
                  <w:rFonts w:ascii="Times New Roman" w:hAnsi="Times New Roman" w:cs="Times New Roman"/>
                  <w:color w:val="000000" w:themeColor="text1"/>
                  <w:sz w:val="22"/>
                  <w:szCs w:val="22"/>
                </w:rPr>
                <w:t xml:space="preserve">Vệ sinh khu vực bồn rửa mặt.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562"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A34E014" w14:textId="77777777" w:rsidR="001B0496" w:rsidRPr="00310428" w:rsidRDefault="001B0496" w:rsidP="001B0496">
            <w:pPr>
              <w:spacing w:line="259" w:lineRule="auto"/>
              <w:ind w:left="72"/>
              <w:jc w:val="center"/>
              <w:rPr>
                <w:ins w:id="1563" w:author="ttclandm" w:date="2025-12-19T08:42:00Z"/>
                <w:rFonts w:ascii="Times New Roman" w:hAnsi="Times New Roman" w:cs="Times New Roman"/>
                <w:color w:val="000000" w:themeColor="text1"/>
                <w:sz w:val="22"/>
                <w:szCs w:val="22"/>
              </w:rPr>
            </w:pPr>
            <w:ins w:id="1564"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565"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9854FE2" w14:textId="77777777" w:rsidR="001B0496" w:rsidRPr="00310428" w:rsidRDefault="001B0496" w:rsidP="001B0496">
            <w:pPr>
              <w:spacing w:line="259" w:lineRule="auto"/>
              <w:ind w:left="44"/>
              <w:jc w:val="center"/>
              <w:rPr>
                <w:ins w:id="156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6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6A566B3D" w14:textId="77777777" w:rsidR="001B0496" w:rsidRPr="00310428" w:rsidRDefault="001B0496" w:rsidP="001B0496">
            <w:pPr>
              <w:spacing w:line="259" w:lineRule="auto"/>
              <w:ind w:right="34"/>
              <w:jc w:val="center"/>
              <w:rPr>
                <w:ins w:id="1568"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69"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05CF0B5" w14:textId="77777777" w:rsidR="001B0496" w:rsidRPr="00310428" w:rsidRDefault="001B0496" w:rsidP="001B0496">
            <w:pPr>
              <w:spacing w:line="259" w:lineRule="auto"/>
              <w:ind w:left="32"/>
              <w:jc w:val="center"/>
              <w:rPr>
                <w:ins w:id="157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7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88B18A8" w14:textId="77777777" w:rsidR="001B0496" w:rsidRPr="00310428" w:rsidRDefault="001B0496" w:rsidP="001B0496">
            <w:pPr>
              <w:spacing w:line="259" w:lineRule="auto"/>
              <w:ind w:left="30"/>
              <w:rPr>
                <w:ins w:id="1572"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573"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B3DDB1E" w14:textId="77777777" w:rsidR="001B0496" w:rsidRPr="00310428" w:rsidRDefault="001B0496" w:rsidP="001B0496">
            <w:pPr>
              <w:spacing w:line="259" w:lineRule="auto"/>
              <w:ind w:left="8"/>
              <w:rPr>
                <w:ins w:id="1574" w:author="ttclandm" w:date="2025-12-19T08:42:00Z"/>
                <w:rFonts w:ascii="Times New Roman" w:hAnsi="Times New Roman" w:cs="Times New Roman"/>
                <w:b/>
                <w:i/>
                <w:color w:val="000000" w:themeColor="text1"/>
                <w:sz w:val="22"/>
                <w:szCs w:val="22"/>
              </w:rPr>
            </w:pPr>
          </w:p>
        </w:tc>
      </w:tr>
      <w:tr w:rsidR="001B0496" w:rsidRPr="001B0496" w14:paraId="7719F481" w14:textId="77777777" w:rsidTr="001B0496">
        <w:trPr>
          <w:trHeight w:val="20"/>
          <w:ins w:id="1575" w:author="ttclandm" w:date="2025-12-19T08:42:00Z"/>
          <w:trPrChange w:id="1576"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577"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84CFDD2" w14:textId="77777777" w:rsidR="001B0496" w:rsidRPr="00310428" w:rsidRDefault="001B0496" w:rsidP="001B0496">
            <w:pPr>
              <w:spacing w:line="259" w:lineRule="auto"/>
              <w:ind w:right="32"/>
              <w:jc w:val="center"/>
              <w:rPr>
                <w:ins w:id="1578" w:author="ttclandm" w:date="2025-12-19T08:42:00Z"/>
                <w:rFonts w:ascii="Times New Roman" w:hAnsi="Times New Roman" w:cs="Times New Roman"/>
                <w:color w:val="000000" w:themeColor="text1"/>
                <w:sz w:val="22"/>
                <w:szCs w:val="22"/>
              </w:rPr>
            </w:pPr>
            <w:ins w:id="1579" w:author="ttclandm" w:date="2025-12-19T08:42:00Z">
              <w:r w:rsidRPr="00310428">
                <w:rPr>
                  <w:rFonts w:ascii="Times New Roman" w:hAnsi="Times New Roman" w:cs="Times New Roman"/>
                  <w:color w:val="000000" w:themeColor="text1"/>
                  <w:sz w:val="22"/>
                  <w:szCs w:val="22"/>
                </w:rPr>
                <w:t>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580"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CB22A45" w14:textId="77777777" w:rsidR="001B0496" w:rsidRPr="00310428" w:rsidRDefault="001B0496" w:rsidP="001B0496">
            <w:pPr>
              <w:spacing w:line="259" w:lineRule="auto"/>
              <w:ind w:left="8"/>
              <w:rPr>
                <w:ins w:id="1581" w:author="ttclandm" w:date="2025-12-19T08:42:00Z"/>
                <w:rFonts w:ascii="Times New Roman" w:hAnsi="Times New Roman" w:cs="Times New Roman"/>
                <w:color w:val="000000" w:themeColor="text1"/>
                <w:sz w:val="22"/>
                <w:szCs w:val="22"/>
              </w:rPr>
            </w:pPr>
            <w:ins w:id="1582" w:author="ttclandm" w:date="2025-12-19T08:42:00Z">
              <w:r w:rsidRPr="00310428">
                <w:rPr>
                  <w:rFonts w:ascii="Times New Roman" w:hAnsi="Times New Roman" w:cs="Times New Roman"/>
                  <w:color w:val="000000" w:themeColor="text1"/>
                  <w:sz w:val="22"/>
                  <w:szCs w:val="22"/>
                </w:rPr>
                <w:t xml:space="preserve">Lau các vách ngăn và cửa nhà vệ sinh.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583"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6A0C6FC2" w14:textId="77777777" w:rsidR="001B0496" w:rsidRPr="00310428" w:rsidRDefault="001B0496" w:rsidP="001B0496">
            <w:pPr>
              <w:spacing w:line="259" w:lineRule="auto"/>
              <w:ind w:left="72"/>
              <w:jc w:val="center"/>
              <w:rPr>
                <w:ins w:id="1584" w:author="ttclandm" w:date="2025-12-19T08:42:00Z"/>
                <w:rFonts w:ascii="Times New Roman" w:hAnsi="Times New Roman" w:cs="Times New Roman"/>
                <w:color w:val="000000" w:themeColor="text1"/>
                <w:sz w:val="22"/>
                <w:szCs w:val="22"/>
              </w:rPr>
            </w:pPr>
            <w:ins w:id="1585"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58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7A284562" w14:textId="77777777" w:rsidR="001B0496" w:rsidRPr="00310428" w:rsidRDefault="001B0496" w:rsidP="001B0496">
            <w:pPr>
              <w:spacing w:line="259" w:lineRule="auto"/>
              <w:ind w:left="44"/>
              <w:jc w:val="center"/>
              <w:rPr>
                <w:ins w:id="158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8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75FAAD9F" w14:textId="77777777" w:rsidR="001B0496" w:rsidRPr="00310428" w:rsidRDefault="001B0496" w:rsidP="001B0496">
            <w:pPr>
              <w:spacing w:line="259" w:lineRule="auto"/>
              <w:ind w:right="34"/>
              <w:jc w:val="center"/>
              <w:rPr>
                <w:ins w:id="1589"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9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CE391B1" w14:textId="77777777" w:rsidR="001B0496" w:rsidRPr="00310428" w:rsidRDefault="001B0496" w:rsidP="001B0496">
            <w:pPr>
              <w:spacing w:line="259" w:lineRule="auto"/>
              <w:ind w:left="32"/>
              <w:jc w:val="center"/>
              <w:rPr>
                <w:ins w:id="159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59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159008E" w14:textId="77777777" w:rsidR="001B0496" w:rsidRPr="00310428" w:rsidRDefault="001B0496" w:rsidP="001B0496">
            <w:pPr>
              <w:spacing w:line="259" w:lineRule="auto"/>
              <w:ind w:left="30"/>
              <w:rPr>
                <w:ins w:id="1593"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594"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3E77057A" w14:textId="77777777" w:rsidR="001B0496" w:rsidRPr="00310428" w:rsidRDefault="001B0496" w:rsidP="001B0496">
            <w:pPr>
              <w:spacing w:line="259" w:lineRule="auto"/>
              <w:ind w:left="8"/>
              <w:rPr>
                <w:ins w:id="1595" w:author="ttclandm" w:date="2025-12-19T08:42:00Z"/>
                <w:rFonts w:ascii="Times New Roman" w:hAnsi="Times New Roman" w:cs="Times New Roman"/>
                <w:b/>
                <w:i/>
                <w:color w:val="000000" w:themeColor="text1"/>
                <w:sz w:val="22"/>
                <w:szCs w:val="22"/>
              </w:rPr>
            </w:pPr>
          </w:p>
        </w:tc>
      </w:tr>
      <w:tr w:rsidR="001B0496" w:rsidRPr="001B0496" w14:paraId="3B727C51" w14:textId="77777777" w:rsidTr="001B0496">
        <w:trPr>
          <w:trHeight w:val="20"/>
          <w:ins w:id="1596" w:author="ttclandm" w:date="2025-12-19T08:42:00Z"/>
          <w:trPrChange w:id="1597"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59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9C5FB3D" w14:textId="77777777" w:rsidR="001B0496" w:rsidRPr="00310428" w:rsidRDefault="001B0496" w:rsidP="001B0496">
            <w:pPr>
              <w:spacing w:line="259" w:lineRule="auto"/>
              <w:ind w:right="32"/>
              <w:jc w:val="center"/>
              <w:rPr>
                <w:ins w:id="1599" w:author="ttclandm" w:date="2025-12-19T08:42:00Z"/>
                <w:rFonts w:ascii="Times New Roman" w:hAnsi="Times New Roman" w:cs="Times New Roman"/>
                <w:color w:val="000000" w:themeColor="text1"/>
                <w:sz w:val="22"/>
                <w:szCs w:val="22"/>
              </w:rPr>
            </w:pPr>
            <w:ins w:id="1600" w:author="ttclandm" w:date="2025-12-19T08:42:00Z">
              <w:r w:rsidRPr="00310428">
                <w:rPr>
                  <w:rFonts w:ascii="Times New Roman" w:hAnsi="Times New Roman" w:cs="Times New Roman"/>
                  <w:color w:val="000000" w:themeColor="text1"/>
                  <w:sz w:val="22"/>
                  <w:szCs w:val="22"/>
                </w:rPr>
                <w:t>4</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601"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7B442F18" w14:textId="77777777" w:rsidR="001B0496" w:rsidRPr="00310428" w:rsidRDefault="001B0496" w:rsidP="001B0496">
            <w:pPr>
              <w:spacing w:line="259" w:lineRule="auto"/>
              <w:ind w:left="8"/>
              <w:rPr>
                <w:ins w:id="1602" w:author="ttclandm" w:date="2025-12-19T08:42:00Z"/>
                <w:rFonts w:ascii="Times New Roman" w:hAnsi="Times New Roman" w:cs="Times New Roman"/>
                <w:color w:val="000000" w:themeColor="text1"/>
                <w:sz w:val="22"/>
                <w:szCs w:val="22"/>
              </w:rPr>
            </w:pPr>
            <w:ins w:id="1603" w:author="ttclandm" w:date="2025-12-19T08:42:00Z">
              <w:r w:rsidRPr="00310428">
                <w:rPr>
                  <w:rFonts w:ascii="Times New Roman" w:hAnsi="Times New Roman" w:cs="Times New Roman"/>
                  <w:color w:val="000000" w:themeColor="text1"/>
                  <w:sz w:val="22"/>
                  <w:szCs w:val="22"/>
                </w:rPr>
                <w:t xml:space="preserve">Gom và thay bao rác dơ.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604"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1CFA70E" w14:textId="77777777" w:rsidR="001B0496" w:rsidRPr="00310428" w:rsidRDefault="001B0496" w:rsidP="001B0496">
            <w:pPr>
              <w:spacing w:line="259" w:lineRule="auto"/>
              <w:ind w:left="72"/>
              <w:jc w:val="center"/>
              <w:rPr>
                <w:ins w:id="1605" w:author="ttclandm" w:date="2025-12-19T08:42:00Z"/>
                <w:rFonts w:ascii="Times New Roman" w:hAnsi="Times New Roman" w:cs="Times New Roman"/>
                <w:color w:val="000000" w:themeColor="text1"/>
                <w:sz w:val="22"/>
                <w:szCs w:val="22"/>
              </w:rPr>
            </w:pPr>
            <w:ins w:id="1606"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607"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164876F7" w14:textId="77777777" w:rsidR="001B0496" w:rsidRPr="00310428" w:rsidRDefault="001B0496" w:rsidP="001B0496">
            <w:pPr>
              <w:spacing w:line="259" w:lineRule="auto"/>
              <w:ind w:left="44"/>
              <w:jc w:val="center"/>
              <w:rPr>
                <w:ins w:id="1608"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09"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7508A205" w14:textId="77777777" w:rsidR="001B0496" w:rsidRPr="00310428" w:rsidRDefault="001B0496" w:rsidP="001B0496">
            <w:pPr>
              <w:spacing w:line="259" w:lineRule="auto"/>
              <w:ind w:right="34"/>
              <w:jc w:val="center"/>
              <w:rPr>
                <w:ins w:id="1610"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1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73C84D0" w14:textId="77777777" w:rsidR="001B0496" w:rsidRPr="00310428" w:rsidRDefault="001B0496" w:rsidP="001B0496">
            <w:pPr>
              <w:spacing w:line="259" w:lineRule="auto"/>
              <w:ind w:left="32"/>
              <w:jc w:val="center"/>
              <w:rPr>
                <w:ins w:id="161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1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7C00817" w14:textId="77777777" w:rsidR="001B0496" w:rsidRPr="00310428" w:rsidRDefault="001B0496" w:rsidP="001B0496">
            <w:pPr>
              <w:spacing w:line="259" w:lineRule="auto"/>
              <w:ind w:left="30"/>
              <w:rPr>
                <w:ins w:id="1614"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615"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3D031CBE" w14:textId="77777777" w:rsidR="001B0496" w:rsidRPr="00310428" w:rsidRDefault="001B0496" w:rsidP="001B0496">
            <w:pPr>
              <w:spacing w:line="259" w:lineRule="auto"/>
              <w:ind w:left="8"/>
              <w:rPr>
                <w:ins w:id="1616" w:author="ttclandm" w:date="2025-12-19T08:42:00Z"/>
                <w:rFonts w:ascii="Times New Roman" w:hAnsi="Times New Roman" w:cs="Times New Roman"/>
                <w:b/>
                <w:i/>
                <w:color w:val="000000" w:themeColor="text1"/>
                <w:sz w:val="22"/>
                <w:szCs w:val="22"/>
              </w:rPr>
            </w:pPr>
          </w:p>
        </w:tc>
      </w:tr>
      <w:tr w:rsidR="001B0496" w:rsidRPr="001B0496" w14:paraId="42082DCB" w14:textId="77777777" w:rsidTr="001B0496">
        <w:trPr>
          <w:trHeight w:val="20"/>
          <w:ins w:id="1617" w:author="ttclandm" w:date="2025-12-19T08:42:00Z"/>
          <w:trPrChange w:id="1618"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619"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217FA5B" w14:textId="77777777" w:rsidR="001B0496" w:rsidRPr="00310428" w:rsidRDefault="001B0496" w:rsidP="001B0496">
            <w:pPr>
              <w:spacing w:line="259" w:lineRule="auto"/>
              <w:ind w:right="32"/>
              <w:jc w:val="center"/>
              <w:rPr>
                <w:ins w:id="1620" w:author="ttclandm" w:date="2025-12-19T08:42:00Z"/>
                <w:rFonts w:ascii="Times New Roman" w:hAnsi="Times New Roman" w:cs="Times New Roman"/>
                <w:color w:val="000000" w:themeColor="text1"/>
                <w:sz w:val="22"/>
                <w:szCs w:val="22"/>
              </w:rPr>
            </w:pPr>
            <w:ins w:id="1621" w:author="ttclandm" w:date="2025-12-19T08:42:00Z">
              <w:r w:rsidRPr="00310428">
                <w:rPr>
                  <w:rFonts w:ascii="Times New Roman" w:hAnsi="Times New Roman" w:cs="Times New Roman"/>
                  <w:color w:val="000000" w:themeColor="text1"/>
                  <w:sz w:val="22"/>
                  <w:szCs w:val="22"/>
                </w:rPr>
                <w:t>5</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622"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5CEC411C" w14:textId="77777777" w:rsidR="001B0496" w:rsidRPr="00310428" w:rsidRDefault="001B0496" w:rsidP="001B0496">
            <w:pPr>
              <w:spacing w:line="259" w:lineRule="auto"/>
              <w:ind w:left="8"/>
              <w:rPr>
                <w:ins w:id="1623" w:author="ttclandm" w:date="2025-12-19T08:42:00Z"/>
                <w:rFonts w:ascii="Times New Roman" w:hAnsi="Times New Roman" w:cs="Times New Roman"/>
                <w:color w:val="000000" w:themeColor="text1"/>
                <w:sz w:val="22"/>
                <w:szCs w:val="22"/>
              </w:rPr>
            </w:pPr>
            <w:ins w:id="1624" w:author="ttclandm" w:date="2025-12-19T08:42:00Z">
              <w:r w:rsidRPr="00310428">
                <w:rPr>
                  <w:rFonts w:ascii="Times New Roman" w:hAnsi="Times New Roman" w:cs="Times New Roman"/>
                  <w:color w:val="000000" w:themeColor="text1"/>
                  <w:sz w:val="22"/>
                  <w:szCs w:val="22"/>
                </w:rPr>
                <w:t xml:space="preserve">Quét lau sàn.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62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6E8AB705" w14:textId="77777777" w:rsidR="001B0496" w:rsidRPr="00310428" w:rsidRDefault="001B0496" w:rsidP="001B0496">
            <w:pPr>
              <w:spacing w:line="259" w:lineRule="auto"/>
              <w:ind w:left="72"/>
              <w:jc w:val="center"/>
              <w:rPr>
                <w:ins w:id="1626" w:author="ttclandm" w:date="2025-12-19T08:42:00Z"/>
                <w:rFonts w:ascii="Times New Roman" w:hAnsi="Times New Roman" w:cs="Times New Roman"/>
                <w:color w:val="000000" w:themeColor="text1"/>
                <w:sz w:val="22"/>
                <w:szCs w:val="22"/>
              </w:rPr>
            </w:pPr>
            <w:ins w:id="1627"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628"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A9C3194" w14:textId="77777777" w:rsidR="001B0496" w:rsidRPr="00310428" w:rsidRDefault="001B0496" w:rsidP="001B0496">
            <w:pPr>
              <w:spacing w:line="259" w:lineRule="auto"/>
              <w:ind w:left="44"/>
              <w:jc w:val="center"/>
              <w:rPr>
                <w:ins w:id="162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3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3526D0DC" w14:textId="77777777" w:rsidR="001B0496" w:rsidRPr="00310428" w:rsidRDefault="001B0496" w:rsidP="001B0496">
            <w:pPr>
              <w:spacing w:line="259" w:lineRule="auto"/>
              <w:ind w:right="34"/>
              <w:jc w:val="center"/>
              <w:rPr>
                <w:ins w:id="1631"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3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D275673" w14:textId="77777777" w:rsidR="001B0496" w:rsidRPr="00310428" w:rsidRDefault="001B0496" w:rsidP="001B0496">
            <w:pPr>
              <w:spacing w:line="259" w:lineRule="auto"/>
              <w:ind w:left="32"/>
              <w:jc w:val="center"/>
              <w:rPr>
                <w:ins w:id="163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3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92C3B0A" w14:textId="77777777" w:rsidR="001B0496" w:rsidRPr="00310428" w:rsidRDefault="001B0496" w:rsidP="001B0496">
            <w:pPr>
              <w:spacing w:line="259" w:lineRule="auto"/>
              <w:ind w:left="30"/>
              <w:rPr>
                <w:ins w:id="1635"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636"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10E1D07E" w14:textId="77777777" w:rsidR="001B0496" w:rsidRPr="00310428" w:rsidRDefault="001B0496" w:rsidP="001B0496">
            <w:pPr>
              <w:spacing w:line="259" w:lineRule="auto"/>
              <w:ind w:left="8"/>
              <w:rPr>
                <w:ins w:id="1637" w:author="ttclandm" w:date="2025-12-19T08:42:00Z"/>
                <w:rFonts w:ascii="Times New Roman" w:hAnsi="Times New Roman" w:cs="Times New Roman"/>
                <w:b/>
                <w:i/>
                <w:color w:val="000000" w:themeColor="text1"/>
                <w:sz w:val="22"/>
                <w:szCs w:val="22"/>
              </w:rPr>
            </w:pPr>
          </w:p>
        </w:tc>
      </w:tr>
      <w:tr w:rsidR="001B0496" w:rsidRPr="001B0496" w14:paraId="03D79320" w14:textId="77777777" w:rsidTr="001B0496">
        <w:trPr>
          <w:trHeight w:val="20"/>
          <w:ins w:id="1638" w:author="ttclandm" w:date="2025-12-19T08:42:00Z"/>
          <w:trPrChange w:id="1639"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640"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ED18B2E" w14:textId="77777777" w:rsidR="001B0496" w:rsidRPr="00310428" w:rsidRDefault="001B0496" w:rsidP="001B0496">
            <w:pPr>
              <w:spacing w:line="259" w:lineRule="auto"/>
              <w:ind w:right="32"/>
              <w:jc w:val="center"/>
              <w:rPr>
                <w:ins w:id="1641" w:author="ttclandm" w:date="2025-12-19T08:42:00Z"/>
                <w:rFonts w:ascii="Times New Roman" w:hAnsi="Times New Roman" w:cs="Times New Roman"/>
                <w:color w:val="000000" w:themeColor="text1"/>
                <w:sz w:val="22"/>
                <w:szCs w:val="22"/>
              </w:rPr>
            </w:pPr>
            <w:ins w:id="1642" w:author="ttclandm" w:date="2025-12-19T08:42:00Z">
              <w:r w:rsidRPr="00310428">
                <w:rPr>
                  <w:rFonts w:ascii="Times New Roman" w:hAnsi="Times New Roman" w:cs="Times New Roman"/>
                  <w:color w:val="000000" w:themeColor="text1"/>
                  <w:sz w:val="22"/>
                  <w:szCs w:val="22"/>
                </w:rPr>
                <w:t>6</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643"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57D533A9" w14:textId="77777777" w:rsidR="001B0496" w:rsidRPr="00310428" w:rsidRDefault="001B0496" w:rsidP="001B0496">
            <w:pPr>
              <w:spacing w:line="259" w:lineRule="auto"/>
              <w:ind w:left="8"/>
              <w:rPr>
                <w:ins w:id="1644" w:author="ttclandm" w:date="2025-12-19T08:42:00Z"/>
                <w:rFonts w:ascii="Times New Roman" w:hAnsi="Times New Roman" w:cs="Times New Roman"/>
                <w:color w:val="000000" w:themeColor="text1"/>
                <w:sz w:val="22"/>
                <w:szCs w:val="22"/>
              </w:rPr>
            </w:pPr>
            <w:ins w:id="1645" w:author="ttclandm" w:date="2025-12-19T08:42:00Z">
              <w:r w:rsidRPr="00310428">
                <w:rPr>
                  <w:rFonts w:ascii="Times New Roman" w:hAnsi="Times New Roman" w:cs="Times New Roman"/>
                  <w:color w:val="000000" w:themeColor="text1"/>
                  <w:sz w:val="22"/>
                  <w:szCs w:val="22"/>
                </w:rPr>
                <w:t xml:space="preserve">Luôn giữ nhà vệ sinh sạch khô ráo, không rác và không mùi.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646"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292BACF8" w14:textId="77777777" w:rsidR="001B0496" w:rsidRPr="00310428" w:rsidRDefault="001B0496" w:rsidP="001B0496">
            <w:pPr>
              <w:spacing w:line="259" w:lineRule="auto"/>
              <w:ind w:left="72"/>
              <w:jc w:val="center"/>
              <w:rPr>
                <w:ins w:id="1647" w:author="ttclandm" w:date="2025-12-19T08:42:00Z"/>
                <w:rFonts w:ascii="Times New Roman" w:eastAsia="Wingdings" w:hAnsi="Times New Roman" w:cs="Times New Roman"/>
                <w:color w:val="000000" w:themeColor="text1"/>
                <w:sz w:val="22"/>
                <w:szCs w:val="22"/>
              </w:rPr>
            </w:pPr>
            <w:ins w:id="1648"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649"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0B976004" w14:textId="77777777" w:rsidR="001B0496" w:rsidRPr="00310428" w:rsidRDefault="001B0496" w:rsidP="001B0496">
            <w:pPr>
              <w:spacing w:line="259" w:lineRule="auto"/>
              <w:ind w:left="44"/>
              <w:jc w:val="center"/>
              <w:rPr>
                <w:ins w:id="165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51"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94B3C97" w14:textId="77777777" w:rsidR="001B0496" w:rsidRPr="00310428" w:rsidRDefault="001B0496" w:rsidP="001B0496">
            <w:pPr>
              <w:spacing w:line="259" w:lineRule="auto"/>
              <w:ind w:right="34"/>
              <w:jc w:val="center"/>
              <w:rPr>
                <w:ins w:id="1652"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5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6603D1A" w14:textId="77777777" w:rsidR="001B0496" w:rsidRPr="00310428" w:rsidRDefault="001B0496" w:rsidP="001B0496">
            <w:pPr>
              <w:spacing w:line="259" w:lineRule="auto"/>
              <w:ind w:left="32"/>
              <w:jc w:val="center"/>
              <w:rPr>
                <w:ins w:id="1654"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5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514FCE4" w14:textId="77777777" w:rsidR="001B0496" w:rsidRPr="00310428" w:rsidRDefault="001B0496" w:rsidP="001B0496">
            <w:pPr>
              <w:spacing w:line="259" w:lineRule="auto"/>
              <w:ind w:left="30"/>
              <w:rPr>
                <w:ins w:id="1656"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657"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13686A0" w14:textId="77777777" w:rsidR="001B0496" w:rsidRPr="00310428" w:rsidRDefault="001B0496" w:rsidP="001B0496">
            <w:pPr>
              <w:spacing w:line="259" w:lineRule="auto"/>
              <w:ind w:left="8"/>
              <w:rPr>
                <w:ins w:id="1658" w:author="ttclandm" w:date="2025-12-19T08:42:00Z"/>
                <w:rFonts w:ascii="Times New Roman" w:hAnsi="Times New Roman" w:cs="Times New Roman"/>
                <w:b/>
                <w:i/>
                <w:color w:val="000000" w:themeColor="text1"/>
                <w:sz w:val="22"/>
                <w:szCs w:val="22"/>
              </w:rPr>
            </w:pPr>
          </w:p>
        </w:tc>
      </w:tr>
      <w:tr w:rsidR="001B0496" w:rsidRPr="001B0496" w14:paraId="7523017B" w14:textId="77777777" w:rsidTr="001B0496">
        <w:trPr>
          <w:trHeight w:val="20"/>
          <w:ins w:id="1659" w:author="ttclandm" w:date="2025-12-19T08:42:00Z"/>
          <w:trPrChange w:id="1660"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661"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033F4CA" w14:textId="77777777" w:rsidR="001B0496" w:rsidRPr="00310428" w:rsidRDefault="001B0496" w:rsidP="001B0496">
            <w:pPr>
              <w:spacing w:line="259" w:lineRule="auto"/>
              <w:ind w:right="32"/>
              <w:jc w:val="center"/>
              <w:rPr>
                <w:ins w:id="1662" w:author="ttclandm" w:date="2025-12-19T08:42:00Z"/>
                <w:rFonts w:ascii="Times New Roman" w:hAnsi="Times New Roman" w:cs="Times New Roman"/>
                <w:color w:val="000000" w:themeColor="text1"/>
                <w:sz w:val="22"/>
                <w:szCs w:val="22"/>
              </w:rPr>
            </w:pPr>
            <w:ins w:id="1663" w:author="ttclandm" w:date="2025-12-19T08:42:00Z">
              <w:r w:rsidRPr="00310428">
                <w:rPr>
                  <w:rFonts w:ascii="Times New Roman" w:hAnsi="Times New Roman" w:cs="Times New Roman"/>
                  <w:color w:val="000000" w:themeColor="text1"/>
                  <w:sz w:val="22"/>
                  <w:szCs w:val="22"/>
                </w:rPr>
                <w:t>7</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664"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6442ABC4" w14:textId="77777777" w:rsidR="001B0496" w:rsidRPr="00310428" w:rsidRDefault="001B0496" w:rsidP="001B0496">
            <w:pPr>
              <w:spacing w:line="259" w:lineRule="auto"/>
              <w:ind w:left="8"/>
              <w:rPr>
                <w:ins w:id="1665" w:author="ttclandm" w:date="2025-12-19T08:42:00Z"/>
                <w:rFonts w:ascii="Times New Roman" w:hAnsi="Times New Roman" w:cs="Times New Roman"/>
                <w:color w:val="000000" w:themeColor="text1"/>
                <w:sz w:val="22"/>
                <w:szCs w:val="22"/>
              </w:rPr>
            </w:pPr>
            <w:ins w:id="1666" w:author="ttclandm" w:date="2025-12-19T08:42:00Z">
              <w:r w:rsidRPr="00310428">
                <w:rPr>
                  <w:rFonts w:ascii="Times New Roman" w:hAnsi="Times New Roman" w:cs="Times New Roman"/>
                  <w:color w:val="000000" w:themeColor="text1"/>
                  <w:sz w:val="22"/>
                  <w:szCs w:val="22"/>
                </w:rPr>
                <w:t xml:space="preserve">Tồng vệ </w:t>
              </w:r>
              <w:proofErr w:type="gramStart"/>
              <w:r w:rsidRPr="00310428">
                <w:rPr>
                  <w:rFonts w:ascii="Times New Roman" w:hAnsi="Times New Roman" w:cs="Times New Roman"/>
                  <w:color w:val="000000" w:themeColor="text1"/>
                  <w:sz w:val="22"/>
                  <w:szCs w:val="22"/>
                </w:rPr>
                <w:t>sinh :</w:t>
              </w:r>
              <w:proofErr w:type="gramEnd"/>
              <w:r w:rsidRPr="00310428">
                <w:rPr>
                  <w:rFonts w:ascii="Times New Roman" w:hAnsi="Times New Roman" w:cs="Times New Roman"/>
                  <w:color w:val="000000" w:themeColor="text1"/>
                  <w:sz w:val="22"/>
                  <w:szCs w:val="22"/>
                </w:rPr>
                <w:t xml:space="preserve"> kéo kính, lau </w:t>
              </w:r>
              <w:proofErr w:type="gramStart"/>
              <w:r w:rsidRPr="00310428">
                <w:rPr>
                  <w:rFonts w:ascii="Times New Roman" w:hAnsi="Times New Roman" w:cs="Times New Roman"/>
                  <w:color w:val="000000" w:themeColor="text1"/>
                  <w:sz w:val="22"/>
                  <w:szCs w:val="22"/>
                </w:rPr>
                <w:t>vách.tường</w:t>
              </w:r>
              <w:proofErr w:type="gramEnd"/>
              <w:r w:rsidRPr="00310428">
                <w:rPr>
                  <w:rFonts w:ascii="Times New Roman" w:hAnsi="Times New Roman" w:cs="Times New Roman"/>
                  <w:color w:val="000000" w:themeColor="text1"/>
                  <w:sz w:val="22"/>
                  <w:szCs w:val="22"/>
                </w:rPr>
                <w:t>,</w:t>
              </w:r>
              <w:proofErr w:type="gramStart"/>
              <w:r w:rsidRPr="00310428">
                <w:rPr>
                  <w:rFonts w:ascii="Times New Roman" w:hAnsi="Times New Roman" w:cs="Times New Roman"/>
                  <w:color w:val="000000" w:themeColor="text1"/>
                  <w:sz w:val="22"/>
                  <w:szCs w:val="22"/>
                </w:rPr>
                <w:t>cửa,chà</w:t>
              </w:r>
              <w:proofErr w:type="gramEnd"/>
              <w:r w:rsidRPr="00310428">
                <w:rPr>
                  <w:rFonts w:ascii="Times New Roman" w:hAnsi="Times New Roman" w:cs="Times New Roman"/>
                  <w:color w:val="000000" w:themeColor="text1"/>
                  <w:sz w:val="22"/>
                  <w:szCs w:val="22"/>
                </w:rPr>
                <w:t xml:space="preserve"> sàn nhà vệ sinh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667"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6CC47BDB" w14:textId="77777777" w:rsidR="001B0496" w:rsidRPr="00310428" w:rsidRDefault="001B0496" w:rsidP="001B0496">
            <w:pPr>
              <w:spacing w:line="259" w:lineRule="auto"/>
              <w:ind w:left="72"/>
              <w:jc w:val="center"/>
              <w:rPr>
                <w:ins w:id="1668" w:author="ttclandm" w:date="2025-12-19T08:42:00Z"/>
                <w:rFonts w:ascii="Times New Roman" w:eastAsia="Wingdings"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669"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8D0803C" w14:textId="77777777" w:rsidR="001B0496" w:rsidRPr="00310428" w:rsidRDefault="001B0496" w:rsidP="001B0496">
            <w:pPr>
              <w:spacing w:line="259" w:lineRule="auto"/>
              <w:ind w:left="44"/>
              <w:jc w:val="center"/>
              <w:rPr>
                <w:ins w:id="1670" w:author="ttclandm" w:date="2025-12-19T08:42:00Z"/>
                <w:rFonts w:ascii="Times New Roman" w:hAnsi="Times New Roman" w:cs="Times New Roman"/>
                <w:color w:val="000000" w:themeColor="text1"/>
                <w:sz w:val="22"/>
                <w:szCs w:val="22"/>
              </w:rPr>
            </w:pPr>
            <w:ins w:id="1671"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672"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1D46B6C" w14:textId="77777777" w:rsidR="001B0496" w:rsidRPr="00310428" w:rsidRDefault="001B0496" w:rsidP="001B0496">
            <w:pPr>
              <w:spacing w:line="259" w:lineRule="auto"/>
              <w:ind w:right="34"/>
              <w:jc w:val="center"/>
              <w:rPr>
                <w:ins w:id="1673"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7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D29B7BF" w14:textId="77777777" w:rsidR="001B0496" w:rsidRPr="00310428" w:rsidRDefault="001B0496" w:rsidP="001B0496">
            <w:pPr>
              <w:spacing w:line="259" w:lineRule="auto"/>
              <w:ind w:left="32"/>
              <w:jc w:val="center"/>
              <w:rPr>
                <w:ins w:id="167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7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47AE5FE" w14:textId="77777777" w:rsidR="001B0496" w:rsidRPr="00310428" w:rsidRDefault="001B0496" w:rsidP="001B0496">
            <w:pPr>
              <w:spacing w:line="259" w:lineRule="auto"/>
              <w:ind w:left="30"/>
              <w:rPr>
                <w:ins w:id="1677"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678"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9D61652" w14:textId="77777777" w:rsidR="001B0496" w:rsidRPr="00310428" w:rsidRDefault="001B0496" w:rsidP="001B0496">
            <w:pPr>
              <w:spacing w:line="259" w:lineRule="auto"/>
              <w:ind w:left="8"/>
              <w:rPr>
                <w:ins w:id="1679" w:author="ttclandm" w:date="2025-12-19T08:42:00Z"/>
                <w:rFonts w:ascii="Times New Roman" w:hAnsi="Times New Roman" w:cs="Times New Roman"/>
                <w:b/>
                <w:i/>
                <w:color w:val="000000" w:themeColor="text1"/>
                <w:sz w:val="22"/>
                <w:szCs w:val="22"/>
              </w:rPr>
            </w:pPr>
          </w:p>
        </w:tc>
      </w:tr>
      <w:tr w:rsidR="001B0496" w:rsidRPr="001B0496" w14:paraId="2E5D5E44" w14:textId="77777777" w:rsidTr="001B0496">
        <w:trPr>
          <w:trHeight w:val="20"/>
          <w:ins w:id="1680" w:author="ttclandm" w:date="2025-12-19T08:42:00Z"/>
          <w:trPrChange w:id="1681" w:author="ttclandm" w:date="2025-12-19T08:43:00Z">
            <w:trPr>
              <w:gridBefore w:val="2"/>
              <w:trHeight w:val="541"/>
            </w:trPr>
          </w:trPrChange>
        </w:trPr>
        <w:tc>
          <w:tcPr>
            <w:tcW w:w="10545" w:type="dxa"/>
            <w:gridSpan w:val="9"/>
            <w:tcBorders>
              <w:top w:val="single" w:sz="4" w:space="0" w:color="000000"/>
              <w:left w:val="single" w:sz="4" w:space="0" w:color="000000"/>
              <w:bottom w:val="single" w:sz="4" w:space="0" w:color="000000"/>
              <w:right w:val="single" w:sz="4" w:space="0" w:color="000000"/>
            </w:tcBorders>
            <w:vAlign w:val="center"/>
            <w:tcPrChange w:id="1682" w:author="ttclandm" w:date="2025-12-19T08:43:00Z">
              <w:tcPr>
                <w:tcW w:w="10545" w:type="dxa"/>
                <w:gridSpan w:val="13"/>
                <w:tcBorders>
                  <w:top w:val="single" w:sz="4" w:space="0" w:color="000000"/>
                  <w:left w:val="single" w:sz="4" w:space="0" w:color="000000"/>
                  <w:bottom w:val="single" w:sz="4" w:space="0" w:color="000000"/>
                  <w:right w:val="single" w:sz="4" w:space="0" w:color="000000"/>
                </w:tcBorders>
                <w:vAlign w:val="center"/>
              </w:tcPr>
            </w:tcPrChange>
          </w:tcPr>
          <w:p w14:paraId="5AFCC6A4" w14:textId="77777777" w:rsidR="001B0496" w:rsidRPr="00310428" w:rsidRDefault="001B0496" w:rsidP="001B0496">
            <w:pPr>
              <w:spacing w:line="259" w:lineRule="auto"/>
              <w:ind w:left="8"/>
              <w:rPr>
                <w:ins w:id="1683" w:author="ttclandm" w:date="2025-12-19T08:42:00Z"/>
                <w:rFonts w:ascii="Times New Roman" w:hAnsi="Times New Roman" w:cs="Times New Roman"/>
                <w:b/>
                <w:color w:val="000000" w:themeColor="text1"/>
                <w:sz w:val="22"/>
                <w:szCs w:val="22"/>
              </w:rPr>
            </w:pPr>
            <w:ins w:id="1684" w:author="ttclandm" w:date="2025-12-19T08:42:00Z">
              <w:r w:rsidRPr="00310428">
                <w:rPr>
                  <w:rFonts w:ascii="Times New Roman" w:hAnsi="Times New Roman" w:cs="Times New Roman"/>
                  <w:b/>
                  <w:color w:val="000000" w:themeColor="text1"/>
                  <w:sz w:val="22"/>
                  <w:szCs w:val="22"/>
                </w:rPr>
                <w:lastRenderedPageBreak/>
                <w:t xml:space="preserve">            B. KHU VỰC THANG MÁY </w:t>
              </w:r>
            </w:ins>
          </w:p>
        </w:tc>
      </w:tr>
      <w:tr w:rsidR="001B0496" w:rsidRPr="001B0496" w14:paraId="6374DA10" w14:textId="77777777" w:rsidTr="001B0496">
        <w:trPr>
          <w:trHeight w:val="20"/>
          <w:ins w:id="1685" w:author="ttclandm" w:date="2025-12-19T08:42:00Z"/>
          <w:trPrChange w:id="1686"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687"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EF624A1" w14:textId="77777777" w:rsidR="001B0496" w:rsidRPr="00310428" w:rsidRDefault="001B0496" w:rsidP="001B0496">
            <w:pPr>
              <w:spacing w:line="259" w:lineRule="auto"/>
              <w:ind w:right="32"/>
              <w:jc w:val="center"/>
              <w:rPr>
                <w:ins w:id="1688" w:author="ttclandm" w:date="2025-12-19T08:42:00Z"/>
                <w:rFonts w:ascii="Times New Roman" w:hAnsi="Times New Roman" w:cs="Times New Roman"/>
                <w:color w:val="000000" w:themeColor="text1"/>
                <w:sz w:val="22"/>
                <w:szCs w:val="22"/>
              </w:rPr>
            </w:pPr>
            <w:ins w:id="1689"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690"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53E80ABB" w14:textId="77777777" w:rsidR="001B0496" w:rsidRPr="00310428" w:rsidRDefault="001B0496" w:rsidP="001B0496">
            <w:pPr>
              <w:spacing w:line="259" w:lineRule="auto"/>
              <w:ind w:left="8"/>
              <w:rPr>
                <w:ins w:id="1691" w:author="ttclandm" w:date="2025-12-19T08:42:00Z"/>
                <w:rFonts w:ascii="Times New Roman" w:hAnsi="Times New Roman" w:cs="Times New Roman"/>
                <w:color w:val="000000" w:themeColor="text1"/>
                <w:sz w:val="22"/>
                <w:szCs w:val="22"/>
              </w:rPr>
            </w:pPr>
            <w:ins w:id="1692" w:author="ttclandm" w:date="2025-12-19T08:42:00Z">
              <w:r w:rsidRPr="00310428">
                <w:rPr>
                  <w:rFonts w:ascii="Times New Roman" w:hAnsi="Times New Roman" w:cs="Times New Roman"/>
                  <w:color w:val="000000" w:themeColor="text1"/>
                  <w:sz w:val="22"/>
                  <w:szCs w:val="22"/>
                </w:rPr>
                <w:t>Duy trì vệ sinh buồng thang, sàn thang máy</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693"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7F08466" w14:textId="77777777" w:rsidR="001B0496" w:rsidRPr="00310428" w:rsidRDefault="001B0496" w:rsidP="001B0496">
            <w:pPr>
              <w:spacing w:line="259" w:lineRule="auto"/>
              <w:ind w:left="72"/>
              <w:jc w:val="center"/>
              <w:rPr>
                <w:ins w:id="1694" w:author="ttclandm" w:date="2025-12-19T08:42:00Z"/>
                <w:rFonts w:ascii="Times New Roman" w:eastAsia="Wingdings" w:hAnsi="Times New Roman" w:cs="Times New Roman"/>
                <w:color w:val="000000" w:themeColor="text1"/>
                <w:sz w:val="22"/>
                <w:szCs w:val="22"/>
              </w:rPr>
            </w:pPr>
            <w:ins w:id="1695"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69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3113F614" w14:textId="77777777" w:rsidR="001B0496" w:rsidRPr="00310428" w:rsidRDefault="001B0496" w:rsidP="001B0496">
            <w:pPr>
              <w:spacing w:line="259" w:lineRule="auto"/>
              <w:ind w:left="44"/>
              <w:jc w:val="center"/>
              <w:rPr>
                <w:ins w:id="169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69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65D41982" w14:textId="77777777" w:rsidR="001B0496" w:rsidRPr="00310428" w:rsidRDefault="001B0496" w:rsidP="001B0496">
            <w:pPr>
              <w:spacing w:line="259" w:lineRule="auto"/>
              <w:ind w:right="34"/>
              <w:jc w:val="center"/>
              <w:rPr>
                <w:ins w:id="1699"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0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4E36B91" w14:textId="77777777" w:rsidR="001B0496" w:rsidRPr="00310428" w:rsidRDefault="001B0496" w:rsidP="001B0496">
            <w:pPr>
              <w:spacing w:line="259" w:lineRule="auto"/>
              <w:ind w:left="32"/>
              <w:jc w:val="center"/>
              <w:rPr>
                <w:ins w:id="170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0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3A25D42" w14:textId="77777777" w:rsidR="001B0496" w:rsidRPr="00310428" w:rsidRDefault="001B0496" w:rsidP="001B0496">
            <w:pPr>
              <w:spacing w:line="259" w:lineRule="auto"/>
              <w:ind w:left="30"/>
              <w:rPr>
                <w:ins w:id="1703"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704"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36E0A709" w14:textId="77777777" w:rsidR="001B0496" w:rsidRPr="00310428" w:rsidRDefault="001B0496" w:rsidP="001B0496">
            <w:pPr>
              <w:spacing w:line="259" w:lineRule="auto"/>
              <w:ind w:left="8"/>
              <w:rPr>
                <w:ins w:id="1705" w:author="ttclandm" w:date="2025-12-19T08:42:00Z"/>
                <w:rFonts w:ascii="Times New Roman" w:hAnsi="Times New Roman" w:cs="Times New Roman"/>
                <w:b/>
                <w:i/>
                <w:color w:val="000000" w:themeColor="text1"/>
                <w:sz w:val="22"/>
                <w:szCs w:val="22"/>
              </w:rPr>
            </w:pPr>
          </w:p>
        </w:tc>
      </w:tr>
      <w:tr w:rsidR="001B0496" w:rsidRPr="001B0496" w14:paraId="6DE646AC" w14:textId="77777777" w:rsidTr="001B0496">
        <w:trPr>
          <w:trHeight w:val="20"/>
          <w:ins w:id="1706" w:author="ttclandm" w:date="2025-12-19T08:42:00Z"/>
          <w:trPrChange w:id="1707" w:author="ttclandm" w:date="2025-12-19T08:43:00Z">
            <w:trPr>
              <w:gridBefore w:val="2"/>
              <w:trHeight w:val="54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70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14DE70D5" w14:textId="77777777" w:rsidR="001B0496" w:rsidRPr="00310428" w:rsidRDefault="001B0496" w:rsidP="001B0496">
            <w:pPr>
              <w:spacing w:line="259" w:lineRule="auto"/>
              <w:ind w:right="32"/>
              <w:jc w:val="center"/>
              <w:rPr>
                <w:ins w:id="1709" w:author="ttclandm" w:date="2025-12-19T08:42:00Z"/>
                <w:rFonts w:ascii="Times New Roman" w:hAnsi="Times New Roman" w:cs="Times New Roman"/>
                <w:color w:val="000000" w:themeColor="text1"/>
                <w:sz w:val="22"/>
                <w:szCs w:val="22"/>
              </w:rPr>
            </w:pPr>
            <w:ins w:id="1710" w:author="ttclandm" w:date="2025-12-19T08:42:00Z">
              <w:r w:rsidRPr="00310428">
                <w:rPr>
                  <w:rFonts w:ascii="Times New Roman" w:hAnsi="Times New Roman" w:cs="Times New Roman"/>
                  <w:color w:val="000000" w:themeColor="text1"/>
                  <w:sz w:val="22"/>
                  <w:szCs w:val="22"/>
                </w:rPr>
                <w:t>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711"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49B46C3" w14:textId="77777777" w:rsidR="001B0496" w:rsidRPr="00310428" w:rsidRDefault="001B0496" w:rsidP="001B0496">
            <w:pPr>
              <w:spacing w:line="259" w:lineRule="auto"/>
              <w:ind w:left="8"/>
              <w:rPr>
                <w:ins w:id="1712" w:author="ttclandm" w:date="2025-12-19T08:42:00Z"/>
                <w:rFonts w:ascii="Times New Roman" w:hAnsi="Times New Roman" w:cs="Times New Roman"/>
                <w:color w:val="000000" w:themeColor="text1"/>
                <w:sz w:val="22"/>
                <w:szCs w:val="22"/>
              </w:rPr>
            </w:pPr>
            <w:ins w:id="1713" w:author="ttclandm" w:date="2025-12-19T08:42:00Z">
              <w:r w:rsidRPr="00310428">
                <w:rPr>
                  <w:rFonts w:ascii="Times New Roman" w:hAnsi="Times New Roman" w:cs="Times New Roman"/>
                  <w:color w:val="000000" w:themeColor="text1"/>
                  <w:sz w:val="22"/>
                  <w:szCs w:val="22"/>
                </w:rPr>
                <w:t>Định kỳ xả thang máy, đánh sàn, vệ sinh kính sảnh (rác nổI Canopy sảnh A/B) để đảm bảo chất lượng dịch vụ (3 tháng /1lần)</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714"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3F68733" w14:textId="77777777" w:rsidR="001B0496" w:rsidRPr="00310428" w:rsidRDefault="001B0496" w:rsidP="001B0496">
            <w:pPr>
              <w:spacing w:line="259" w:lineRule="auto"/>
              <w:ind w:left="72"/>
              <w:jc w:val="center"/>
              <w:rPr>
                <w:ins w:id="1715" w:author="ttclandm" w:date="2025-12-19T08:42:00Z"/>
                <w:rFonts w:ascii="Times New Roman" w:eastAsia="Wingdings"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71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3AD79A1" w14:textId="77777777" w:rsidR="001B0496" w:rsidRPr="00310428" w:rsidRDefault="001B0496" w:rsidP="001B0496">
            <w:pPr>
              <w:spacing w:line="259" w:lineRule="auto"/>
              <w:ind w:left="44"/>
              <w:jc w:val="center"/>
              <w:rPr>
                <w:ins w:id="171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1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12007FB" w14:textId="77777777" w:rsidR="001B0496" w:rsidRPr="00310428" w:rsidRDefault="001B0496" w:rsidP="001B0496">
            <w:pPr>
              <w:spacing w:line="259" w:lineRule="auto"/>
              <w:ind w:right="34"/>
              <w:jc w:val="center"/>
              <w:rPr>
                <w:ins w:id="1719"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2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4DEF0A4" w14:textId="77777777" w:rsidR="001B0496" w:rsidRPr="00310428" w:rsidRDefault="001B0496" w:rsidP="001B0496">
            <w:pPr>
              <w:spacing w:line="259" w:lineRule="auto"/>
              <w:ind w:left="32"/>
              <w:jc w:val="center"/>
              <w:rPr>
                <w:ins w:id="172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2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7C28FDB" w14:textId="77777777" w:rsidR="001B0496" w:rsidRPr="00310428" w:rsidRDefault="001B0496" w:rsidP="001B0496">
            <w:pPr>
              <w:spacing w:line="259" w:lineRule="auto"/>
              <w:ind w:left="30"/>
              <w:rPr>
                <w:ins w:id="1723" w:author="ttclandm" w:date="2025-12-19T08:42:00Z"/>
                <w:rFonts w:ascii="Times New Roman" w:hAnsi="Times New Roman" w:cs="Times New Roman"/>
                <w:color w:val="000000" w:themeColor="text1"/>
                <w:sz w:val="22"/>
                <w:szCs w:val="22"/>
              </w:rPr>
            </w:pPr>
            <w:ins w:id="1724" w:author="ttclandm" w:date="2025-12-19T08:42:00Z">
              <w:r w:rsidRPr="00310428">
                <w:rPr>
                  <w:rFonts w:ascii="Times New Roman" w:hAnsi="Times New Roman" w:cs="Times New Roman"/>
                  <w:color w:val="000000" w:themeColor="text1"/>
                  <w:sz w:val="22"/>
                  <w:szCs w:val="22"/>
                </w:rPr>
                <w:t>x</w:t>
              </w:r>
            </w:ins>
          </w:p>
        </w:tc>
        <w:tc>
          <w:tcPr>
            <w:tcW w:w="1064" w:type="dxa"/>
            <w:tcBorders>
              <w:top w:val="single" w:sz="4" w:space="0" w:color="000000"/>
              <w:left w:val="single" w:sz="4" w:space="0" w:color="000000"/>
              <w:bottom w:val="single" w:sz="4" w:space="0" w:color="000000"/>
              <w:right w:val="single" w:sz="4" w:space="0" w:color="000000"/>
            </w:tcBorders>
            <w:vAlign w:val="center"/>
            <w:tcPrChange w:id="1725"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E159AF4" w14:textId="77777777" w:rsidR="001B0496" w:rsidRPr="00310428" w:rsidRDefault="001B0496" w:rsidP="001B0496">
            <w:pPr>
              <w:spacing w:line="259" w:lineRule="auto"/>
              <w:ind w:left="8"/>
              <w:rPr>
                <w:ins w:id="1726" w:author="ttclandm" w:date="2025-12-19T08:42:00Z"/>
                <w:rFonts w:ascii="Times New Roman" w:hAnsi="Times New Roman" w:cs="Times New Roman"/>
                <w:b/>
                <w:i/>
                <w:color w:val="000000" w:themeColor="text1"/>
                <w:sz w:val="22"/>
                <w:szCs w:val="22"/>
              </w:rPr>
            </w:pPr>
          </w:p>
        </w:tc>
      </w:tr>
      <w:tr w:rsidR="001B0496" w:rsidRPr="001B0496" w14:paraId="3EB49A57" w14:textId="77777777" w:rsidTr="001B0496">
        <w:trPr>
          <w:trHeight w:val="20"/>
          <w:ins w:id="1727" w:author="ttclandm" w:date="2025-12-19T08:42:00Z"/>
          <w:trPrChange w:id="1728" w:author="ttclandm" w:date="2025-12-19T08:43:00Z">
            <w:trPr>
              <w:gridBefore w:val="2"/>
              <w:trHeight w:val="531"/>
            </w:trPr>
          </w:trPrChange>
        </w:trPr>
        <w:tc>
          <w:tcPr>
            <w:tcW w:w="10545" w:type="dxa"/>
            <w:gridSpan w:val="9"/>
            <w:tcBorders>
              <w:top w:val="single" w:sz="4" w:space="0" w:color="000000"/>
              <w:left w:val="single" w:sz="4" w:space="0" w:color="000000"/>
              <w:bottom w:val="single" w:sz="4" w:space="0" w:color="000000"/>
              <w:right w:val="single" w:sz="4" w:space="0" w:color="000000"/>
            </w:tcBorders>
            <w:vAlign w:val="center"/>
            <w:tcPrChange w:id="1729" w:author="ttclandm" w:date="2025-12-19T08:43:00Z">
              <w:tcPr>
                <w:tcW w:w="10545" w:type="dxa"/>
                <w:gridSpan w:val="13"/>
                <w:tcBorders>
                  <w:top w:val="single" w:sz="4" w:space="0" w:color="000000"/>
                  <w:left w:val="single" w:sz="4" w:space="0" w:color="000000"/>
                  <w:bottom w:val="single" w:sz="4" w:space="0" w:color="000000"/>
                  <w:right w:val="single" w:sz="4" w:space="0" w:color="000000"/>
                </w:tcBorders>
                <w:vAlign w:val="center"/>
              </w:tcPr>
            </w:tcPrChange>
          </w:tcPr>
          <w:p w14:paraId="363231FD" w14:textId="77777777" w:rsidR="001B0496" w:rsidRPr="001B0496" w:rsidRDefault="001B0496" w:rsidP="001B0496">
            <w:pPr>
              <w:spacing w:line="259" w:lineRule="auto"/>
              <w:rPr>
                <w:ins w:id="1730" w:author="ttclandm" w:date="2025-12-19T08:42:00Z"/>
                <w:rFonts w:ascii="Times New Roman" w:hAnsi="Times New Roman" w:cs="Times New Roman"/>
                <w:b/>
                <w:color w:val="000000" w:themeColor="text1"/>
                <w:sz w:val="22"/>
                <w:szCs w:val="22"/>
                <w:rPrChange w:id="1731" w:author="ttclandm" w:date="2025-12-19T08:44:00Z">
                  <w:rPr>
                    <w:ins w:id="1732" w:author="ttclandm" w:date="2025-12-19T08:42:00Z"/>
                    <w:rFonts w:ascii="Times New Roman" w:hAnsi="Times New Roman" w:cs="Times New Roman"/>
                    <w:b/>
                    <w:color w:val="000000" w:themeColor="text1"/>
                  </w:rPr>
                </w:rPrChange>
              </w:rPr>
            </w:pPr>
            <w:ins w:id="1733" w:author="ttclandm" w:date="2025-12-19T08:42:00Z">
              <w:r w:rsidRPr="001B0496">
                <w:rPr>
                  <w:rFonts w:ascii="Times New Roman" w:hAnsi="Times New Roman" w:cs="Times New Roman"/>
                  <w:b/>
                  <w:color w:val="000000" w:themeColor="text1"/>
                  <w:sz w:val="22"/>
                  <w:szCs w:val="22"/>
                  <w:rPrChange w:id="1734" w:author="ttclandm" w:date="2025-12-19T08:44:00Z">
                    <w:rPr>
                      <w:rFonts w:ascii="Times New Roman" w:hAnsi="Times New Roman" w:cs="Times New Roman"/>
                      <w:b/>
                      <w:color w:val="000000" w:themeColor="text1"/>
                    </w:rPr>
                  </w:rPrChange>
                </w:rPr>
                <w:t xml:space="preserve">II.KHU VỰC HÀNG LANG CÔNG CỘNG CÁC TẦNG </w:t>
              </w:r>
            </w:ins>
          </w:p>
        </w:tc>
      </w:tr>
      <w:tr w:rsidR="001B0496" w:rsidRPr="001B0496" w14:paraId="78613F46" w14:textId="77777777" w:rsidTr="001B0496">
        <w:trPr>
          <w:trHeight w:val="20"/>
          <w:ins w:id="1735" w:author="ttclandm" w:date="2025-12-19T08:42:00Z"/>
          <w:trPrChange w:id="1736" w:author="ttclandm" w:date="2025-12-19T08:43:00Z">
            <w:trPr>
              <w:gridBefore w:val="2"/>
              <w:trHeight w:val="53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737"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191D6DF" w14:textId="77777777" w:rsidR="001B0496" w:rsidRPr="00310428" w:rsidRDefault="001B0496" w:rsidP="001B0496">
            <w:pPr>
              <w:spacing w:line="259" w:lineRule="auto"/>
              <w:ind w:right="32"/>
              <w:jc w:val="center"/>
              <w:rPr>
                <w:ins w:id="1738" w:author="ttclandm" w:date="2025-12-19T08:42:00Z"/>
                <w:rFonts w:ascii="Times New Roman" w:hAnsi="Times New Roman" w:cs="Times New Roman"/>
                <w:color w:val="000000" w:themeColor="text1"/>
                <w:sz w:val="22"/>
                <w:szCs w:val="22"/>
              </w:rPr>
            </w:pPr>
            <w:ins w:id="1739"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740"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2ECE5A1" w14:textId="77777777" w:rsidR="001B0496" w:rsidRPr="00310428" w:rsidRDefault="001B0496" w:rsidP="001B0496">
            <w:pPr>
              <w:spacing w:line="259" w:lineRule="auto"/>
              <w:ind w:left="8"/>
              <w:rPr>
                <w:ins w:id="1741" w:author="ttclandm" w:date="2025-12-19T08:42:00Z"/>
                <w:rFonts w:ascii="Times New Roman" w:hAnsi="Times New Roman" w:cs="Times New Roman"/>
                <w:color w:val="000000" w:themeColor="text1"/>
                <w:sz w:val="22"/>
                <w:szCs w:val="22"/>
              </w:rPr>
            </w:pPr>
            <w:ins w:id="1742" w:author="ttclandm" w:date="2025-12-19T08:42:00Z">
              <w:r w:rsidRPr="00310428">
                <w:rPr>
                  <w:rFonts w:ascii="Times New Roman" w:hAnsi="Times New Roman" w:cs="Times New Roman"/>
                  <w:color w:val="000000" w:themeColor="text1"/>
                  <w:sz w:val="22"/>
                  <w:szCs w:val="22"/>
                </w:rPr>
                <w:t xml:space="preserve">Quét và lau sàn </w:t>
              </w:r>
              <w:proofErr w:type="gramStart"/>
              <w:r w:rsidRPr="00310428">
                <w:rPr>
                  <w:rFonts w:ascii="Times New Roman" w:hAnsi="Times New Roman" w:cs="Times New Roman"/>
                  <w:color w:val="000000" w:themeColor="text1"/>
                  <w:sz w:val="22"/>
                  <w:szCs w:val="22"/>
                </w:rPr>
                <w:t>( 2</w:t>
              </w:r>
              <w:proofErr w:type="gramEnd"/>
              <w:r w:rsidRPr="00310428">
                <w:rPr>
                  <w:rFonts w:ascii="Times New Roman" w:hAnsi="Times New Roman" w:cs="Times New Roman"/>
                  <w:color w:val="000000" w:themeColor="text1"/>
                  <w:sz w:val="22"/>
                  <w:szCs w:val="22"/>
                </w:rPr>
                <w:t xml:space="preserve"> lần/ngày, xử lý khi có phát sinh)</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743"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532294F" w14:textId="77777777" w:rsidR="001B0496" w:rsidRPr="00310428" w:rsidRDefault="001B0496" w:rsidP="001B0496">
            <w:pPr>
              <w:spacing w:line="259" w:lineRule="auto"/>
              <w:ind w:left="36"/>
              <w:jc w:val="center"/>
              <w:rPr>
                <w:ins w:id="1744" w:author="ttclandm" w:date="2025-12-19T08:42:00Z"/>
                <w:rFonts w:ascii="Times New Roman" w:hAnsi="Times New Roman" w:cs="Times New Roman"/>
                <w:color w:val="000000" w:themeColor="text1"/>
                <w:sz w:val="22"/>
                <w:szCs w:val="22"/>
              </w:rPr>
            </w:pPr>
            <w:ins w:id="1745" w:author="ttclandm" w:date="2025-12-19T08:42:00Z">
              <w:r w:rsidRPr="00310428">
                <w:rPr>
                  <w:rFonts w:ascii="Times New Roman"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74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0676AAE" w14:textId="77777777" w:rsidR="001B0496" w:rsidRPr="00310428" w:rsidRDefault="001B0496" w:rsidP="001B0496">
            <w:pPr>
              <w:spacing w:line="259" w:lineRule="auto"/>
              <w:ind w:right="15"/>
              <w:jc w:val="center"/>
              <w:rPr>
                <w:ins w:id="174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4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A746AC7" w14:textId="77777777" w:rsidR="001B0496" w:rsidRPr="00310428" w:rsidRDefault="001B0496" w:rsidP="001B0496">
            <w:pPr>
              <w:spacing w:line="259" w:lineRule="auto"/>
              <w:ind w:left="29"/>
              <w:rPr>
                <w:ins w:id="1749"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5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F313EC4" w14:textId="77777777" w:rsidR="001B0496" w:rsidRPr="00310428" w:rsidRDefault="001B0496" w:rsidP="001B0496">
            <w:pPr>
              <w:spacing w:line="259" w:lineRule="auto"/>
              <w:ind w:left="32"/>
              <w:rPr>
                <w:ins w:id="1751"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5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F41C350" w14:textId="77777777" w:rsidR="001B0496" w:rsidRPr="00310428" w:rsidRDefault="001B0496" w:rsidP="001B0496">
            <w:pPr>
              <w:spacing w:line="259" w:lineRule="auto"/>
              <w:ind w:left="30"/>
              <w:rPr>
                <w:ins w:id="1753" w:author="ttclandm" w:date="2025-12-19T08:42:00Z"/>
                <w:rFonts w:ascii="Times New Roman" w:hAnsi="Times New Roman" w:cs="Times New Roman"/>
                <w:b/>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754"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78EEB34B" w14:textId="77777777" w:rsidR="001B0496" w:rsidRPr="00310428" w:rsidRDefault="001B0496" w:rsidP="001B0496">
            <w:pPr>
              <w:spacing w:line="259" w:lineRule="auto"/>
              <w:rPr>
                <w:ins w:id="1755" w:author="ttclandm" w:date="2025-12-19T08:42:00Z"/>
                <w:rFonts w:ascii="Times New Roman" w:hAnsi="Times New Roman" w:cs="Times New Roman"/>
                <w:color w:val="000000" w:themeColor="text1"/>
                <w:sz w:val="22"/>
                <w:szCs w:val="22"/>
              </w:rPr>
            </w:pPr>
          </w:p>
        </w:tc>
      </w:tr>
      <w:tr w:rsidR="001B0496" w:rsidRPr="001B0496" w14:paraId="709E3BE9" w14:textId="77777777" w:rsidTr="001B0496">
        <w:trPr>
          <w:trHeight w:val="20"/>
          <w:ins w:id="1756" w:author="ttclandm" w:date="2025-12-19T08:42:00Z"/>
          <w:trPrChange w:id="1757" w:author="ttclandm" w:date="2025-12-19T08:43:00Z">
            <w:trPr>
              <w:gridBefore w:val="2"/>
              <w:trHeight w:val="53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75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5C56A86" w14:textId="77777777" w:rsidR="001B0496" w:rsidRPr="00310428" w:rsidRDefault="001B0496" w:rsidP="001B0496">
            <w:pPr>
              <w:spacing w:line="259" w:lineRule="auto"/>
              <w:ind w:right="32"/>
              <w:jc w:val="center"/>
              <w:rPr>
                <w:ins w:id="1759" w:author="ttclandm" w:date="2025-12-19T08:42:00Z"/>
                <w:rFonts w:ascii="Times New Roman" w:hAnsi="Times New Roman" w:cs="Times New Roman"/>
                <w:color w:val="000000" w:themeColor="text1"/>
                <w:sz w:val="22"/>
                <w:szCs w:val="22"/>
              </w:rPr>
            </w:pPr>
            <w:ins w:id="1760" w:author="ttclandm" w:date="2025-12-19T08:42:00Z">
              <w:r w:rsidRPr="00310428">
                <w:rPr>
                  <w:rFonts w:ascii="Times New Roman" w:hAnsi="Times New Roman" w:cs="Times New Roman"/>
                  <w:color w:val="000000" w:themeColor="text1"/>
                  <w:sz w:val="22"/>
                  <w:szCs w:val="22"/>
                </w:rPr>
                <w:t>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761"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1946787" w14:textId="77777777" w:rsidR="001B0496" w:rsidRPr="00310428" w:rsidRDefault="001B0496" w:rsidP="001B0496">
            <w:pPr>
              <w:spacing w:line="259" w:lineRule="auto"/>
              <w:ind w:left="8"/>
              <w:rPr>
                <w:ins w:id="1762" w:author="ttclandm" w:date="2025-12-19T08:42:00Z"/>
                <w:rFonts w:ascii="Times New Roman" w:hAnsi="Times New Roman" w:cs="Times New Roman"/>
                <w:color w:val="000000" w:themeColor="text1"/>
                <w:sz w:val="22"/>
                <w:szCs w:val="22"/>
              </w:rPr>
            </w:pPr>
            <w:ins w:id="1763" w:author="ttclandm" w:date="2025-12-19T08:42:00Z">
              <w:r w:rsidRPr="00310428">
                <w:rPr>
                  <w:rFonts w:ascii="Times New Roman" w:hAnsi="Times New Roman" w:cs="Times New Roman"/>
                  <w:color w:val="000000" w:themeColor="text1"/>
                  <w:sz w:val="22"/>
                  <w:szCs w:val="22"/>
                </w:rPr>
                <w:t>Lau kính, khung cửa sổ trong tầm với</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764"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5547F81" w14:textId="77777777" w:rsidR="001B0496" w:rsidRPr="00310428" w:rsidRDefault="001B0496" w:rsidP="001B0496">
            <w:pPr>
              <w:spacing w:line="259" w:lineRule="auto"/>
              <w:ind w:left="36"/>
              <w:jc w:val="center"/>
              <w:rPr>
                <w:ins w:id="1765"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76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5AC736C" w14:textId="77777777" w:rsidR="001B0496" w:rsidRPr="00310428" w:rsidRDefault="001B0496" w:rsidP="001B0496">
            <w:pPr>
              <w:spacing w:line="259" w:lineRule="auto"/>
              <w:ind w:right="15"/>
              <w:jc w:val="center"/>
              <w:rPr>
                <w:ins w:id="1767" w:author="ttclandm" w:date="2025-12-19T08:42:00Z"/>
                <w:rFonts w:ascii="Times New Roman" w:eastAsia="Wingdings" w:hAnsi="Times New Roman" w:cs="Times New Roman"/>
                <w:color w:val="000000" w:themeColor="text1"/>
                <w:sz w:val="22"/>
                <w:szCs w:val="22"/>
              </w:rPr>
            </w:pPr>
            <w:ins w:id="1768"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769"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3D4BDF2" w14:textId="77777777" w:rsidR="001B0496" w:rsidRPr="00310428" w:rsidRDefault="001B0496" w:rsidP="001B0496">
            <w:pPr>
              <w:spacing w:line="259" w:lineRule="auto"/>
              <w:ind w:left="29"/>
              <w:rPr>
                <w:ins w:id="1770"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7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38799E0" w14:textId="77777777" w:rsidR="001B0496" w:rsidRPr="00310428" w:rsidRDefault="001B0496" w:rsidP="001B0496">
            <w:pPr>
              <w:spacing w:line="259" w:lineRule="auto"/>
              <w:ind w:left="32"/>
              <w:rPr>
                <w:ins w:id="1772"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7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426D940" w14:textId="77777777" w:rsidR="001B0496" w:rsidRPr="00310428" w:rsidRDefault="001B0496" w:rsidP="001B0496">
            <w:pPr>
              <w:spacing w:line="259" w:lineRule="auto"/>
              <w:ind w:left="30"/>
              <w:rPr>
                <w:ins w:id="1774" w:author="ttclandm" w:date="2025-12-19T08:42:00Z"/>
                <w:rFonts w:ascii="Times New Roman" w:hAnsi="Times New Roman" w:cs="Times New Roman"/>
                <w:b/>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775"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716952E6" w14:textId="77777777" w:rsidR="001B0496" w:rsidRPr="00310428" w:rsidRDefault="001B0496" w:rsidP="001B0496">
            <w:pPr>
              <w:spacing w:line="259" w:lineRule="auto"/>
              <w:ind w:left="8"/>
              <w:rPr>
                <w:ins w:id="1776" w:author="ttclandm" w:date="2025-12-19T08:42:00Z"/>
                <w:rFonts w:ascii="Times New Roman" w:hAnsi="Times New Roman" w:cs="Times New Roman"/>
                <w:color w:val="000000" w:themeColor="text1"/>
                <w:sz w:val="22"/>
                <w:szCs w:val="22"/>
              </w:rPr>
            </w:pPr>
          </w:p>
        </w:tc>
      </w:tr>
      <w:tr w:rsidR="001B0496" w:rsidRPr="001B0496" w14:paraId="382432EE" w14:textId="77777777" w:rsidTr="001B0496">
        <w:trPr>
          <w:trHeight w:val="20"/>
          <w:ins w:id="1777" w:author="ttclandm" w:date="2025-12-19T08:42:00Z"/>
          <w:trPrChange w:id="1778" w:author="ttclandm" w:date="2025-12-19T08:43:00Z">
            <w:trPr>
              <w:gridBefore w:val="2"/>
              <w:trHeight w:val="53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779"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16D4B51" w14:textId="77777777" w:rsidR="001B0496" w:rsidRPr="00310428" w:rsidRDefault="001B0496" w:rsidP="001B0496">
            <w:pPr>
              <w:spacing w:line="259" w:lineRule="auto"/>
              <w:ind w:right="32"/>
              <w:jc w:val="center"/>
              <w:rPr>
                <w:ins w:id="1780" w:author="ttclandm" w:date="2025-12-19T08:42:00Z"/>
                <w:rFonts w:ascii="Times New Roman" w:hAnsi="Times New Roman" w:cs="Times New Roman"/>
                <w:color w:val="000000" w:themeColor="text1"/>
                <w:sz w:val="22"/>
                <w:szCs w:val="22"/>
              </w:rPr>
            </w:pPr>
            <w:ins w:id="1781" w:author="ttclandm" w:date="2025-12-19T08:42:00Z">
              <w:r w:rsidRPr="00310428">
                <w:rPr>
                  <w:rFonts w:ascii="Times New Roman" w:hAnsi="Times New Roman" w:cs="Times New Roman"/>
                  <w:color w:val="000000" w:themeColor="text1"/>
                  <w:sz w:val="22"/>
                  <w:szCs w:val="22"/>
                </w:rPr>
                <w:t>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782"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58EF04AB" w14:textId="77777777" w:rsidR="001B0496" w:rsidRPr="00310428" w:rsidRDefault="001B0496" w:rsidP="001B0496">
            <w:pPr>
              <w:spacing w:line="259" w:lineRule="auto"/>
              <w:ind w:left="8"/>
              <w:rPr>
                <w:ins w:id="1783" w:author="ttclandm" w:date="2025-12-19T08:42:00Z"/>
                <w:rFonts w:ascii="Times New Roman" w:hAnsi="Times New Roman" w:cs="Times New Roman"/>
                <w:color w:val="000000" w:themeColor="text1"/>
                <w:sz w:val="22"/>
                <w:szCs w:val="22"/>
              </w:rPr>
            </w:pPr>
            <w:ins w:id="1784" w:author="ttclandm" w:date="2025-12-19T08:42:00Z">
              <w:r w:rsidRPr="00310428">
                <w:rPr>
                  <w:rFonts w:ascii="Times New Roman" w:hAnsi="Times New Roman" w:cs="Times New Roman"/>
                  <w:color w:val="000000" w:themeColor="text1"/>
                  <w:sz w:val="22"/>
                  <w:szCs w:val="22"/>
                </w:rPr>
                <w:t>Thu gom và thay túi rác</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78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6492EE56" w14:textId="77777777" w:rsidR="001B0496" w:rsidRPr="00310428" w:rsidRDefault="001B0496" w:rsidP="001B0496">
            <w:pPr>
              <w:spacing w:line="259" w:lineRule="auto"/>
              <w:ind w:left="36"/>
              <w:jc w:val="center"/>
              <w:rPr>
                <w:ins w:id="1786" w:author="ttclandm" w:date="2025-12-19T08:42:00Z"/>
                <w:rFonts w:ascii="Times New Roman" w:hAnsi="Times New Roman" w:cs="Times New Roman"/>
                <w:color w:val="000000" w:themeColor="text1"/>
                <w:sz w:val="22"/>
                <w:szCs w:val="22"/>
              </w:rPr>
            </w:pPr>
            <w:ins w:id="1787" w:author="ttclandm" w:date="2025-12-19T08:42:00Z">
              <w:r w:rsidRPr="00310428">
                <w:rPr>
                  <w:rFonts w:ascii="Times New Roman"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1788"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73CE32DB" w14:textId="77777777" w:rsidR="001B0496" w:rsidRPr="00310428" w:rsidRDefault="001B0496" w:rsidP="001B0496">
            <w:pPr>
              <w:spacing w:line="259" w:lineRule="auto"/>
              <w:ind w:right="15"/>
              <w:jc w:val="center"/>
              <w:rPr>
                <w:ins w:id="1789"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9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881DEB0" w14:textId="77777777" w:rsidR="001B0496" w:rsidRPr="00310428" w:rsidRDefault="001B0496" w:rsidP="001B0496">
            <w:pPr>
              <w:spacing w:line="259" w:lineRule="auto"/>
              <w:ind w:left="29"/>
              <w:rPr>
                <w:ins w:id="1791"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9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948EBC4" w14:textId="77777777" w:rsidR="001B0496" w:rsidRPr="00310428" w:rsidRDefault="001B0496" w:rsidP="001B0496">
            <w:pPr>
              <w:spacing w:line="259" w:lineRule="auto"/>
              <w:ind w:left="32"/>
              <w:rPr>
                <w:ins w:id="1793"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79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D899246" w14:textId="77777777" w:rsidR="001B0496" w:rsidRPr="00310428" w:rsidRDefault="001B0496" w:rsidP="001B0496">
            <w:pPr>
              <w:spacing w:line="259" w:lineRule="auto"/>
              <w:ind w:left="30"/>
              <w:rPr>
                <w:ins w:id="1795" w:author="ttclandm" w:date="2025-12-19T08:42:00Z"/>
                <w:rFonts w:ascii="Times New Roman" w:hAnsi="Times New Roman" w:cs="Times New Roman"/>
                <w:b/>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796"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1BD59A0" w14:textId="77777777" w:rsidR="001B0496" w:rsidRPr="00310428" w:rsidRDefault="001B0496" w:rsidP="001B0496">
            <w:pPr>
              <w:spacing w:line="259" w:lineRule="auto"/>
              <w:ind w:left="8"/>
              <w:rPr>
                <w:ins w:id="1797" w:author="ttclandm" w:date="2025-12-19T08:42:00Z"/>
                <w:rFonts w:ascii="Times New Roman" w:hAnsi="Times New Roman" w:cs="Times New Roman"/>
                <w:color w:val="000000" w:themeColor="text1"/>
                <w:sz w:val="22"/>
                <w:szCs w:val="22"/>
              </w:rPr>
            </w:pPr>
          </w:p>
        </w:tc>
      </w:tr>
      <w:tr w:rsidR="001B0496" w:rsidRPr="001B0496" w14:paraId="2C273883" w14:textId="77777777" w:rsidTr="001B0496">
        <w:trPr>
          <w:trHeight w:val="20"/>
          <w:ins w:id="1798" w:author="ttclandm" w:date="2025-12-19T08:42:00Z"/>
          <w:trPrChange w:id="1799" w:author="ttclandm" w:date="2025-12-19T08:43:00Z">
            <w:trPr>
              <w:gridBefore w:val="2"/>
              <w:trHeight w:val="531"/>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800"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5FC2AC33" w14:textId="77777777" w:rsidR="001B0496" w:rsidRPr="00310428" w:rsidRDefault="001B0496" w:rsidP="001B0496">
            <w:pPr>
              <w:spacing w:line="259" w:lineRule="auto"/>
              <w:ind w:right="32"/>
              <w:jc w:val="center"/>
              <w:rPr>
                <w:ins w:id="1801" w:author="ttclandm" w:date="2025-12-19T08:42:00Z"/>
                <w:rFonts w:ascii="Times New Roman" w:hAnsi="Times New Roman" w:cs="Times New Roman"/>
                <w:color w:val="000000" w:themeColor="text1"/>
                <w:sz w:val="22"/>
                <w:szCs w:val="22"/>
              </w:rPr>
            </w:pPr>
            <w:ins w:id="1802" w:author="ttclandm" w:date="2025-12-19T08:42:00Z">
              <w:r w:rsidRPr="00310428">
                <w:rPr>
                  <w:rFonts w:ascii="Times New Roman" w:hAnsi="Times New Roman" w:cs="Times New Roman"/>
                  <w:color w:val="000000" w:themeColor="text1"/>
                  <w:sz w:val="22"/>
                  <w:szCs w:val="22"/>
                </w:rPr>
                <w:t>4</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803"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A551544" w14:textId="77777777" w:rsidR="001B0496" w:rsidRPr="00310428" w:rsidRDefault="001B0496" w:rsidP="001B0496">
            <w:pPr>
              <w:spacing w:line="259" w:lineRule="auto"/>
              <w:ind w:left="8"/>
              <w:rPr>
                <w:ins w:id="1804" w:author="ttclandm" w:date="2025-12-19T08:42:00Z"/>
                <w:rFonts w:ascii="Times New Roman" w:hAnsi="Times New Roman" w:cs="Times New Roman"/>
                <w:color w:val="000000" w:themeColor="text1"/>
                <w:sz w:val="22"/>
                <w:szCs w:val="22"/>
              </w:rPr>
            </w:pPr>
            <w:ins w:id="1805" w:author="ttclandm" w:date="2025-12-19T08:42:00Z">
              <w:r w:rsidRPr="00310428">
                <w:rPr>
                  <w:rFonts w:ascii="Times New Roman" w:hAnsi="Times New Roman" w:cs="Times New Roman"/>
                  <w:color w:val="000000" w:themeColor="text1"/>
                  <w:sz w:val="22"/>
                  <w:szCs w:val="22"/>
                </w:rPr>
                <w:t>Quét màng nhện</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806"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D1DAB65" w14:textId="77777777" w:rsidR="001B0496" w:rsidRPr="00310428" w:rsidRDefault="001B0496" w:rsidP="001B0496">
            <w:pPr>
              <w:spacing w:line="259" w:lineRule="auto"/>
              <w:ind w:left="36"/>
              <w:jc w:val="center"/>
              <w:rPr>
                <w:ins w:id="1807"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808"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3645056D" w14:textId="77777777" w:rsidR="001B0496" w:rsidRPr="00310428" w:rsidRDefault="001B0496" w:rsidP="001B0496">
            <w:pPr>
              <w:spacing w:line="259" w:lineRule="auto"/>
              <w:ind w:right="15"/>
              <w:jc w:val="center"/>
              <w:rPr>
                <w:ins w:id="1809"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1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0EE083B" w14:textId="77777777" w:rsidR="001B0496" w:rsidRPr="00310428" w:rsidRDefault="001B0496" w:rsidP="001B0496">
            <w:pPr>
              <w:spacing w:line="259" w:lineRule="auto"/>
              <w:ind w:left="29"/>
              <w:jc w:val="center"/>
              <w:rPr>
                <w:ins w:id="1811" w:author="ttclandm" w:date="2025-12-19T08:42:00Z"/>
                <w:rFonts w:ascii="Times New Roman" w:hAnsi="Times New Roman" w:cs="Times New Roman"/>
                <w:color w:val="000000" w:themeColor="text1"/>
                <w:sz w:val="22"/>
                <w:szCs w:val="22"/>
              </w:rPr>
            </w:pPr>
            <w:ins w:id="1812"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81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6BE8CEA" w14:textId="77777777" w:rsidR="001B0496" w:rsidRPr="00310428" w:rsidRDefault="001B0496" w:rsidP="001B0496">
            <w:pPr>
              <w:spacing w:line="259" w:lineRule="auto"/>
              <w:ind w:left="32"/>
              <w:rPr>
                <w:ins w:id="1814" w:author="ttclandm" w:date="2025-12-19T08:42:00Z"/>
                <w:rFonts w:ascii="Times New Roman" w:hAnsi="Times New Roman" w:cs="Times New Roman"/>
                <w:b/>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1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7309971" w14:textId="77777777" w:rsidR="001B0496" w:rsidRPr="00310428" w:rsidRDefault="001B0496" w:rsidP="001B0496">
            <w:pPr>
              <w:spacing w:line="259" w:lineRule="auto"/>
              <w:ind w:left="30"/>
              <w:rPr>
                <w:ins w:id="1816" w:author="ttclandm" w:date="2025-12-19T08:42:00Z"/>
                <w:rFonts w:ascii="Times New Roman" w:hAnsi="Times New Roman" w:cs="Times New Roman"/>
                <w:b/>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817"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E7B52E1" w14:textId="77777777" w:rsidR="001B0496" w:rsidRPr="00310428" w:rsidRDefault="001B0496" w:rsidP="001B0496">
            <w:pPr>
              <w:spacing w:line="259" w:lineRule="auto"/>
              <w:ind w:left="8"/>
              <w:rPr>
                <w:ins w:id="1818" w:author="ttclandm" w:date="2025-12-19T08:42:00Z"/>
                <w:rFonts w:ascii="Times New Roman" w:hAnsi="Times New Roman" w:cs="Times New Roman"/>
                <w:color w:val="000000" w:themeColor="text1"/>
                <w:sz w:val="22"/>
                <w:szCs w:val="22"/>
              </w:rPr>
            </w:pPr>
            <w:ins w:id="1819" w:author="ttclandm" w:date="2025-12-19T08:42:00Z">
              <w:r w:rsidRPr="00310428">
                <w:rPr>
                  <w:rFonts w:ascii="Times New Roman" w:hAnsi="Times New Roman" w:cs="Times New Roman"/>
                  <w:color w:val="000000" w:themeColor="text1"/>
                  <w:sz w:val="22"/>
                  <w:szCs w:val="22"/>
                </w:rPr>
                <w:t>Dưới 4m</w:t>
              </w:r>
            </w:ins>
          </w:p>
        </w:tc>
      </w:tr>
      <w:tr w:rsidR="001B0496" w:rsidRPr="001B0496" w14:paraId="3A91ABA1" w14:textId="77777777" w:rsidTr="001B0496">
        <w:trPr>
          <w:trHeight w:val="20"/>
          <w:ins w:id="1820" w:author="ttclandm" w:date="2025-12-19T08:42:00Z"/>
          <w:trPrChange w:id="1821" w:author="ttclandm" w:date="2025-12-19T08:43:00Z">
            <w:trPr>
              <w:gridBefore w:val="2"/>
              <w:trHeight w:val="532"/>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822"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77AFCAF5" w14:textId="77777777" w:rsidR="001B0496" w:rsidRPr="00310428" w:rsidRDefault="001B0496" w:rsidP="001B0496">
            <w:pPr>
              <w:spacing w:line="259" w:lineRule="auto"/>
              <w:ind w:right="14"/>
              <w:jc w:val="center"/>
              <w:rPr>
                <w:ins w:id="1823" w:author="ttclandm" w:date="2025-12-19T08:42:00Z"/>
                <w:rFonts w:ascii="Times New Roman" w:hAnsi="Times New Roman" w:cs="Times New Roman"/>
                <w:color w:val="000000" w:themeColor="text1"/>
                <w:sz w:val="22"/>
                <w:szCs w:val="22"/>
              </w:rPr>
            </w:pPr>
            <w:ins w:id="1824" w:author="ttclandm" w:date="2025-12-19T08:42:00Z">
              <w:r w:rsidRPr="00310428">
                <w:rPr>
                  <w:rFonts w:ascii="Times New Roman" w:hAnsi="Times New Roman" w:cs="Times New Roman"/>
                  <w:color w:val="000000" w:themeColor="text1"/>
                  <w:sz w:val="22"/>
                  <w:szCs w:val="22"/>
                </w:rPr>
                <w:t>5</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825"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2E0A233F" w14:textId="77777777" w:rsidR="001B0496" w:rsidRPr="00310428" w:rsidRDefault="001B0496" w:rsidP="001B0496">
            <w:pPr>
              <w:spacing w:line="259" w:lineRule="auto"/>
              <w:rPr>
                <w:ins w:id="1826" w:author="ttclandm" w:date="2025-12-19T08:42:00Z"/>
                <w:rFonts w:ascii="Times New Roman" w:hAnsi="Times New Roman" w:cs="Times New Roman"/>
                <w:color w:val="000000" w:themeColor="text1"/>
                <w:sz w:val="22"/>
                <w:szCs w:val="22"/>
              </w:rPr>
            </w:pPr>
            <w:ins w:id="1827" w:author="ttclandm" w:date="2025-12-19T08:42:00Z">
              <w:r w:rsidRPr="00310428">
                <w:rPr>
                  <w:rFonts w:ascii="Times New Roman" w:hAnsi="Times New Roman" w:cs="Times New Roman"/>
                  <w:color w:val="000000" w:themeColor="text1"/>
                  <w:sz w:val="22"/>
                  <w:szCs w:val="22"/>
                </w:rPr>
                <w:t xml:space="preserve">Vệ sinh sạch tường đá.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828"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55F706AC" w14:textId="77777777" w:rsidR="001B0496" w:rsidRPr="00310428" w:rsidRDefault="001B0496" w:rsidP="001B0496">
            <w:pPr>
              <w:spacing w:line="259" w:lineRule="auto"/>
              <w:jc w:val="center"/>
              <w:rPr>
                <w:ins w:id="1829"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830"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00C7C5B6" w14:textId="77777777" w:rsidR="001B0496" w:rsidRPr="00310428" w:rsidRDefault="001B0496" w:rsidP="001B0496">
            <w:pPr>
              <w:spacing w:line="259" w:lineRule="auto"/>
              <w:ind w:right="8"/>
              <w:jc w:val="center"/>
              <w:rPr>
                <w:ins w:id="1831" w:author="ttclandm" w:date="2025-12-19T08:42:00Z"/>
                <w:rFonts w:ascii="Times New Roman" w:hAnsi="Times New Roman" w:cs="Times New Roman"/>
                <w:color w:val="000000" w:themeColor="text1"/>
                <w:sz w:val="22"/>
                <w:szCs w:val="22"/>
              </w:rPr>
            </w:pPr>
            <w:ins w:id="1832"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83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AF886B3" w14:textId="77777777" w:rsidR="001B0496" w:rsidRPr="00310428" w:rsidRDefault="001B0496" w:rsidP="001B0496">
            <w:pPr>
              <w:spacing w:line="259" w:lineRule="auto"/>
              <w:ind w:left="47"/>
              <w:jc w:val="center"/>
              <w:rPr>
                <w:ins w:id="1834"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3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B54419D" w14:textId="77777777" w:rsidR="001B0496" w:rsidRPr="00310428" w:rsidRDefault="001B0496" w:rsidP="001B0496">
            <w:pPr>
              <w:spacing w:line="259" w:lineRule="auto"/>
              <w:ind w:left="50"/>
              <w:jc w:val="center"/>
              <w:rPr>
                <w:ins w:id="183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3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A661F67" w14:textId="77777777" w:rsidR="001B0496" w:rsidRPr="00310428" w:rsidRDefault="001B0496" w:rsidP="001B0496">
            <w:pPr>
              <w:spacing w:line="259" w:lineRule="auto"/>
              <w:ind w:left="48"/>
              <w:jc w:val="center"/>
              <w:rPr>
                <w:ins w:id="1838"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839"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ACFA249" w14:textId="77777777" w:rsidR="001B0496" w:rsidRPr="00310428" w:rsidRDefault="001B0496" w:rsidP="001B0496">
            <w:pPr>
              <w:spacing w:line="259" w:lineRule="auto"/>
              <w:jc w:val="center"/>
              <w:rPr>
                <w:ins w:id="1840" w:author="ttclandm" w:date="2025-12-19T08:42:00Z"/>
                <w:rFonts w:ascii="Times New Roman" w:hAnsi="Times New Roman" w:cs="Times New Roman"/>
                <w:color w:val="000000" w:themeColor="text1"/>
                <w:sz w:val="22"/>
                <w:szCs w:val="22"/>
              </w:rPr>
            </w:pPr>
            <w:ins w:id="1841" w:author="ttclandm" w:date="2025-12-19T08:42:00Z">
              <w:r w:rsidRPr="00310428">
                <w:rPr>
                  <w:rFonts w:ascii="Times New Roman" w:hAnsi="Times New Roman" w:cs="Times New Roman"/>
                  <w:color w:val="000000" w:themeColor="text1"/>
                  <w:sz w:val="22"/>
                  <w:szCs w:val="22"/>
                </w:rPr>
                <w:t>Dưới 3m</w:t>
              </w:r>
            </w:ins>
          </w:p>
        </w:tc>
      </w:tr>
      <w:tr w:rsidR="001B0496" w:rsidRPr="001B0496" w14:paraId="0E0F623F" w14:textId="77777777" w:rsidTr="001B0496">
        <w:trPr>
          <w:trHeight w:val="20"/>
          <w:ins w:id="1842" w:author="ttclandm" w:date="2025-12-19T08:42:00Z"/>
          <w:trPrChange w:id="1843" w:author="ttclandm" w:date="2025-12-19T08:43:00Z">
            <w:trPr>
              <w:gridBefore w:val="2"/>
              <w:trHeight w:val="387"/>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844"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172028E" w14:textId="77777777" w:rsidR="001B0496" w:rsidRPr="00310428" w:rsidRDefault="001B0496" w:rsidP="001B0496">
            <w:pPr>
              <w:spacing w:line="259" w:lineRule="auto"/>
              <w:ind w:right="14"/>
              <w:jc w:val="center"/>
              <w:rPr>
                <w:ins w:id="1845" w:author="ttclandm" w:date="2025-12-19T08:42:00Z"/>
                <w:rFonts w:ascii="Times New Roman" w:hAnsi="Times New Roman" w:cs="Times New Roman"/>
                <w:color w:val="000000" w:themeColor="text1"/>
                <w:sz w:val="22"/>
                <w:szCs w:val="22"/>
              </w:rPr>
            </w:pPr>
            <w:ins w:id="1846" w:author="ttclandm" w:date="2025-12-19T08:42:00Z">
              <w:r w:rsidRPr="00310428">
                <w:rPr>
                  <w:rFonts w:ascii="Times New Roman" w:hAnsi="Times New Roman" w:cs="Times New Roman"/>
                  <w:color w:val="000000" w:themeColor="text1"/>
                  <w:sz w:val="22"/>
                  <w:szCs w:val="22"/>
                </w:rPr>
                <w:t>6</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847"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DD8A482" w14:textId="77777777" w:rsidR="001B0496" w:rsidRPr="00310428" w:rsidRDefault="001B0496" w:rsidP="001B0496">
            <w:pPr>
              <w:spacing w:line="259" w:lineRule="auto"/>
              <w:rPr>
                <w:ins w:id="1848" w:author="ttclandm" w:date="2025-12-19T08:42:00Z"/>
                <w:rFonts w:ascii="Times New Roman" w:hAnsi="Times New Roman" w:cs="Times New Roman"/>
                <w:color w:val="000000" w:themeColor="text1"/>
                <w:sz w:val="22"/>
                <w:szCs w:val="22"/>
              </w:rPr>
            </w:pPr>
            <w:proofErr w:type="gramStart"/>
            <w:ins w:id="1849" w:author="ttclandm" w:date="2025-12-19T08:42:00Z">
              <w:r w:rsidRPr="00310428">
                <w:rPr>
                  <w:rFonts w:ascii="Times New Roman" w:hAnsi="Times New Roman" w:cs="Times New Roman"/>
                  <w:color w:val="000000" w:themeColor="text1"/>
                  <w:sz w:val="22"/>
                  <w:szCs w:val="22"/>
                </w:rPr>
                <w:t>Quét,lau</w:t>
              </w:r>
              <w:proofErr w:type="gramEnd"/>
              <w:r w:rsidRPr="00310428">
                <w:rPr>
                  <w:rFonts w:ascii="Times New Roman" w:hAnsi="Times New Roman" w:cs="Times New Roman"/>
                  <w:color w:val="000000" w:themeColor="text1"/>
                  <w:sz w:val="22"/>
                  <w:szCs w:val="22"/>
                </w:rPr>
                <w:t xml:space="preserve"> tay vịn thang bộ</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850"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B2BB511" w14:textId="77777777" w:rsidR="001B0496" w:rsidRPr="00310428" w:rsidRDefault="001B0496" w:rsidP="001B0496">
            <w:pPr>
              <w:spacing w:line="259" w:lineRule="auto"/>
              <w:ind w:right="3"/>
              <w:jc w:val="center"/>
              <w:rPr>
                <w:ins w:id="1851" w:author="ttclandm" w:date="2025-12-19T08:42:00Z"/>
                <w:rFonts w:ascii="Times New Roman" w:hAnsi="Times New Roman" w:cs="Times New Roman"/>
                <w:strike/>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852"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6CE2819" w14:textId="77777777" w:rsidR="001B0496" w:rsidRPr="00310428" w:rsidRDefault="001B0496" w:rsidP="001B0496">
            <w:pPr>
              <w:spacing w:line="259" w:lineRule="auto"/>
              <w:ind w:left="50"/>
              <w:jc w:val="center"/>
              <w:rPr>
                <w:ins w:id="185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54"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DE54437" w14:textId="77777777" w:rsidR="001B0496" w:rsidRPr="00310428" w:rsidRDefault="001B0496" w:rsidP="001B0496">
            <w:pPr>
              <w:spacing w:line="259" w:lineRule="auto"/>
              <w:ind w:left="47"/>
              <w:jc w:val="center"/>
              <w:rPr>
                <w:ins w:id="1855" w:author="ttclandm" w:date="2025-12-19T08:42:00Z"/>
                <w:rFonts w:ascii="Times New Roman" w:hAnsi="Times New Roman" w:cs="Times New Roman"/>
                <w:color w:val="000000" w:themeColor="text1"/>
                <w:sz w:val="22"/>
                <w:szCs w:val="22"/>
              </w:rPr>
            </w:pPr>
            <w:ins w:id="1856"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85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F76B27F" w14:textId="77777777" w:rsidR="001B0496" w:rsidRPr="00310428" w:rsidRDefault="001B0496" w:rsidP="001B0496">
            <w:pPr>
              <w:spacing w:line="259" w:lineRule="auto"/>
              <w:ind w:left="50"/>
              <w:jc w:val="center"/>
              <w:rPr>
                <w:ins w:id="1858"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59"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7AA74AC" w14:textId="77777777" w:rsidR="001B0496" w:rsidRPr="00310428" w:rsidRDefault="001B0496" w:rsidP="001B0496">
            <w:pPr>
              <w:spacing w:line="259" w:lineRule="auto"/>
              <w:ind w:left="48"/>
              <w:jc w:val="center"/>
              <w:rPr>
                <w:ins w:id="1860"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861"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14ACFB6" w14:textId="77777777" w:rsidR="001B0496" w:rsidRPr="00310428" w:rsidRDefault="001B0496" w:rsidP="001B0496">
            <w:pPr>
              <w:spacing w:line="259" w:lineRule="auto"/>
              <w:jc w:val="center"/>
              <w:rPr>
                <w:ins w:id="1862" w:author="ttclandm" w:date="2025-12-19T08:42:00Z"/>
                <w:rFonts w:ascii="Times New Roman" w:hAnsi="Times New Roman" w:cs="Times New Roman"/>
                <w:color w:val="000000" w:themeColor="text1"/>
                <w:sz w:val="22"/>
                <w:szCs w:val="22"/>
              </w:rPr>
            </w:pPr>
          </w:p>
        </w:tc>
      </w:tr>
      <w:tr w:rsidR="001B0496" w:rsidRPr="001B0496" w14:paraId="0860DF51" w14:textId="77777777" w:rsidTr="001B0496">
        <w:trPr>
          <w:trHeight w:val="20"/>
          <w:ins w:id="1863" w:author="ttclandm" w:date="2025-12-19T08:42:00Z"/>
          <w:trPrChange w:id="1864"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865"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7F38B84A" w14:textId="77777777" w:rsidR="001B0496" w:rsidRPr="00310428" w:rsidRDefault="001B0496" w:rsidP="001B0496">
            <w:pPr>
              <w:spacing w:line="259" w:lineRule="auto"/>
              <w:ind w:right="14"/>
              <w:jc w:val="center"/>
              <w:rPr>
                <w:ins w:id="1866" w:author="ttclandm" w:date="2025-12-19T08:42:00Z"/>
                <w:rFonts w:ascii="Times New Roman" w:hAnsi="Times New Roman" w:cs="Times New Roman"/>
                <w:color w:val="000000" w:themeColor="text1"/>
                <w:sz w:val="22"/>
                <w:szCs w:val="22"/>
              </w:rPr>
            </w:pPr>
            <w:ins w:id="1867" w:author="ttclandm" w:date="2025-12-19T08:42:00Z">
              <w:r w:rsidRPr="00310428">
                <w:rPr>
                  <w:rFonts w:ascii="Times New Roman" w:hAnsi="Times New Roman" w:cs="Times New Roman"/>
                  <w:color w:val="000000" w:themeColor="text1"/>
                  <w:sz w:val="22"/>
                  <w:szCs w:val="22"/>
                </w:rPr>
                <w:t>8</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868"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3E02F1EF" w14:textId="77777777" w:rsidR="001B0496" w:rsidRPr="00310428" w:rsidRDefault="001B0496" w:rsidP="001B0496">
            <w:pPr>
              <w:spacing w:line="259" w:lineRule="auto"/>
              <w:rPr>
                <w:ins w:id="1869" w:author="ttclandm" w:date="2025-12-19T08:42:00Z"/>
                <w:rFonts w:ascii="Times New Roman" w:hAnsi="Times New Roman" w:cs="Times New Roman"/>
                <w:color w:val="000000" w:themeColor="text1"/>
                <w:sz w:val="22"/>
                <w:szCs w:val="22"/>
              </w:rPr>
            </w:pPr>
            <w:ins w:id="1870" w:author="ttclandm" w:date="2025-12-19T08:42:00Z">
              <w:r w:rsidRPr="00310428">
                <w:rPr>
                  <w:rFonts w:ascii="Times New Roman" w:hAnsi="Times New Roman" w:cs="Times New Roman"/>
                  <w:color w:val="000000" w:themeColor="text1"/>
                  <w:sz w:val="22"/>
                  <w:szCs w:val="22"/>
                </w:rPr>
                <w:t xml:space="preserve">Lau các tủ và bình cứu hỏa.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871"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2082BD4" w14:textId="77777777" w:rsidR="001B0496" w:rsidRPr="00310428" w:rsidRDefault="001B0496" w:rsidP="001B0496">
            <w:pPr>
              <w:spacing w:line="259" w:lineRule="auto"/>
              <w:jc w:val="center"/>
              <w:rPr>
                <w:ins w:id="1872"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873"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E861ADD" w14:textId="77777777" w:rsidR="001B0496" w:rsidRPr="00310428" w:rsidRDefault="001B0496" w:rsidP="001B0496">
            <w:pPr>
              <w:spacing w:line="259" w:lineRule="auto"/>
              <w:ind w:right="8"/>
              <w:jc w:val="center"/>
              <w:rPr>
                <w:ins w:id="1874" w:author="ttclandm" w:date="2025-12-19T08:42:00Z"/>
                <w:rFonts w:ascii="Times New Roman" w:hAnsi="Times New Roman" w:cs="Times New Roman"/>
                <w:color w:val="000000" w:themeColor="text1"/>
                <w:sz w:val="22"/>
                <w:szCs w:val="22"/>
              </w:rPr>
            </w:pPr>
            <w:ins w:id="1875"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876"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59C168A0" w14:textId="77777777" w:rsidR="001B0496" w:rsidRPr="00310428" w:rsidRDefault="001B0496" w:rsidP="001B0496">
            <w:pPr>
              <w:spacing w:line="259" w:lineRule="auto"/>
              <w:jc w:val="center"/>
              <w:rPr>
                <w:ins w:id="187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7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BD7A1E2" w14:textId="77777777" w:rsidR="001B0496" w:rsidRPr="00310428" w:rsidRDefault="001B0496" w:rsidP="001B0496">
            <w:pPr>
              <w:spacing w:line="259" w:lineRule="auto"/>
              <w:ind w:left="50"/>
              <w:jc w:val="center"/>
              <w:rPr>
                <w:ins w:id="187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8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A6A3A2F" w14:textId="77777777" w:rsidR="001B0496" w:rsidRPr="00310428" w:rsidRDefault="001B0496" w:rsidP="001B0496">
            <w:pPr>
              <w:spacing w:line="259" w:lineRule="auto"/>
              <w:ind w:left="48"/>
              <w:jc w:val="center"/>
              <w:rPr>
                <w:ins w:id="1881"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882"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8470A3E" w14:textId="77777777" w:rsidR="001B0496" w:rsidRPr="00310428" w:rsidRDefault="001B0496" w:rsidP="001B0496">
            <w:pPr>
              <w:spacing w:line="259" w:lineRule="auto"/>
              <w:jc w:val="center"/>
              <w:rPr>
                <w:ins w:id="1883" w:author="ttclandm" w:date="2025-12-19T08:42:00Z"/>
                <w:rFonts w:ascii="Times New Roman" w:hAnsi="Times New Roman" w:cs="Times New Roman"/>
                <w:color w:val="000000" w:themeColor="text1"/>
                <w:sz w:val="22"/>
                <w:szCs w:val="22"/>
              </w:rPr>
            </w:pPr>
          </w:p>
        </w:tc>
      </w:tr>
      <w:tr w:rsidR="001B0496" w:rsidRPr="001B0496" w14:paraId="60CE6265" w14:textId="77777777" w:rsidTr="001B0496">
        <w:trPr>
          <w:trHeight w:val="20"/>
          <w:ins w:id="1884" w:author="ttclandm" w:date="2025-12-19T08:42:00Z"/>
          <w:trPrChange w:id="1885"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88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763E465" w14:textId="77777777" w:rsidR="001B0496" w:rsidRPr="00310428" w:rsidRDefault="001B0496" w:rsidP="001B0496">
            <w:pPr>
              <w:spacing w:line="259" w:lineRule="auto"/>
              <w:ind w:right="14"/>
              <w:jc w:val="center"/>
              <w:rPr>
                <w:ins w:id="1887" w:author="ttclandm" w:date="2025-12-19T08:42:00Z"/>
                <w:rFonts w:ascii="Times New Roman" w:hAnsi="Times New Roman" w:cs="Times New Roman"/>
                <w:color w:val="000000" w:themeColor="text1"/>
                <w:sz w:val="22"/>
                <w:szCs w:val="22"/>
              </w:rPr>
            </w:pPr>
            <w:ins w:id="1888" w:author="ttclandm" w:date="2025-12-19T08:42:00Z">
              <w:r w:rsidRPr="00310428">
                <w:rPr>
                  <w:rFonts w:ascii="Times New Roman" w:hAnsi="Times New Roman" w:cs="Times New Roman"/>
                  <w:color w:val="000000" w:themeColor="text1"/>
                  <w:sz w:val="22"/>
                  <w:szCs w:val="22"/>
                </w:rPr>
                <w:t>9</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88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E3DB27D" w14:textId="77777777" w:rsidR="001B0496" w:rsidRPr="00310428" w:rsidRDefault="001B0496" w:rsidP="001B0496">
            <w:pPr>
              <w:spacing w:line="259" w:lineRule="auto"/>
              <w:rPr>
                <w:ins w:id="1890" w:author="ttclandm" w:date="2025-12-19T08:42:00Z"/>
                <w:rFonts w:ascii="Times New Roman" w:hAnsi="Times New Roman" w:cs="Times New Roman"/>
                <w:color w:val="000000" w:themeColor="text1"/>
                <w:sz w:val="22"/>
                <w:szCs w:val="22"/>
              </w:rPr>
            </w:pPr>
            <w:ins w:id="1891" w:author="ttclandm" w:date="2025-12-19T08:42:00Z">
              <w:r w:rsidRPr="00310428">
                <w:rPr>
                  <w:rFonts w:ascii="Times New Roman" w:hAnsi="Times New Roman" w:cs="Times New Roman"/>
                  <w:color w:val="000000" w:themeColor="text1"/>
                  <w:sz w:val="22"/>
                  <w:szCs w:val="22"/>
                </w:rPr>
                <w:t xml:space="preserve">Quét mạng nhện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892"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FF516F0" w14:textId="77777777" w:rsidR="001B0496" w:rsidRPr="00310428" w:rsidRDefault="001B0496" w:rsidP="001B0496">
            <w:pPr>
              <w:spacing w:line="259" w:lineRule="auto"/>
              <w:jc w:val="center"/>
              <w:rPr>
                <w:ins w:id="1893"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89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387DD180" w14:textId="77777777" w:rsidR="001B0496" w:rsidRPr="00310428" w:rsidRDefault="001B0496" w:rsidP="001B0496">
            <w:pPr>
              <w:spacing w:line="259" w:lineRule="auto"/>
              <w:ind w:right="8"/>
              <w:jc w:val="center"/>
              <w:rPr>
                <w:ins w:id="1895" w:author="ttclandm" w:date="2025-12-19T08:42:00Z"/>
                <w:rFonts w:ascii="Times New Roman" w:eastAsia="Wingdings" w:hAnsi="Times New Roman" w:cs="Times New Roman"/>
                <w:color w:val="000000" w:themeColor="text1"/>
                <w:sz w:val="22"/>
                <w:szCs w:val="22"/>
              </w:rPr>
            </w:pPr>
            <w:ins w:id="1896"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89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DDAECF2" w14:textId="77777777" w:rsidR="001B0496" w:rsidRPr="00310428" w:rsidRDefault="001B0496" w:rsidP="001B0496">
            <w:pPr>
              <w:spacing w:line="259" w:lineRule="auto"/>
              <w:jc w:val="center"/>
              <w:rPr>
                <w:ins w:id="1898"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899"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2C0EAC3" w14:textId="77777777" w:rsidR="001B0496" w:rsidRPr="00310428" w:rsidRDefault="001B0496" w:rsidP="001B0496">
            <w:pPr>
              <w:spacing w:line="259" w:lineRule="auto"/>
              <w:ind w:left="50"/>
              <w:jc w:val="center"/>
              <w:rPr>
                <w:ins w:id="190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0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DFB156E" w14:textId="77777777" w:rsidR="001B0496" w:rsidRPr="00310428" w:rsidRDefault="001B0496" w:rsidP="001B0496">
            <w:pPr>
              <w:spacing w:line="259" w:lineRule="auto"/>
              <w:ind w:left="48"/>
              <w:jc w:val="center"/>
              <w:rPr>
                <w:ins w:id="1902"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903"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4471E797" w14:textId="77777777" w:rsidR="001B0496" w:rsidRPr="00310428" w:rsidRDefault="001B0496" w:rsidP="001B0496">
            <w:pPr>
              <w:spacing w:line="259" w:lineRule="auto"/>
              <w:jc w:val="center"/>
              <w:rPr>
                <w:ins w:id="1904" w:author="ttclandm" w:date="2025-12-19T08:42:00Z"/>
                <w:rFonts w:ascii="Times New Roman" w:hAnsi="Times New Roman" w:cs="Times New Roman"/>
                <w:color w:val="000000" w:themeColor="text1"/>
                <w:sz w:val="22"/>
                <w:szCs w:val="22"/>
              </w:rPr>
            </w:pPr>
          </w:p>
        </w:tc>
      </w:tr>
      <w:tr w:rsidR="001B0496" w:rsidRPr="001B0496" w14:paraId="09ECF191" w14:textId="77777777" w:rsidTr="001B0496">
        <w:trPr>
          <w:trHeight w:val="20"/>
          <w:ins w:id="1905" w:author="ttclandm" w:date="2025-12-19T08:42:00Z"/>
          <w:trPrChange w:id="1906"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907"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68A1B506" w14:textId="77777777" w:rsidR="001B0496" w:rsidRPr="00310428" w:rsidRDefault="001B0496" w:rsidP="001B0496">
            <w:pPr>
              <w:spacing w:line="259" w:lineRule="auto"/>
              <w:ind w:right="14"/>
              <w:jc w:val="center"/>
              <w:rPr>
                <w:ins w:id="1908" w:author="ttclandm" w:date="2025-12-19T08:42:00Z"/>
                <w:rFonts w:ascii="Times New Roman" w:hAnsi="Times New Roman" w:cs="Times New Roman"/>
                <w:color w:val="000000" w:themeColor="text1"/>
                <w:sz w:val="22"/>
                <w:szCs w:val="22"/>
              </w:rPr>
            </w:pPr>
            <w:ins w:id="1909" w:author="ttclandm" w:date="2025-12-19T08:42:00Z">
              <w:r w:rsidRPr="00310428">
                <w:rPr>
                  <w:rFonts w:ascii="Times New Roman" w:hAnsi="Times New Roman" w:cs="Times New Roman"/>
                  <w:color w:val="000000" w:themeColor="text1"/>
                  <w:sz w:val="22"/>
                  <w:szCs w:val="22"/>
                </w:rPr>
                <w:t>10</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910"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EAA9C72" w14:textId="77777777" w:rsidR="001B0496" w:rsidRPr="00310428" w:rsidRDefault="001B0496" w:rsidP="001B0496">
            <w:pPr>
              <w:spacing w:line="259" w:lineRule="auto"/>
              <w:rPr>
                <w:ins w:id="1911" w:author="ttclandm" w:date="2025-12-19T08:42:00Z"/>
                <w:rFonts w:ascii="Times New Roman" w:hAnsi="Times New Roman" w:cs="Times New Roman"/>
                <w:color w:val="000000" w:themeColor="text1"/>
                <w:sz w:val="22"/>
                <w:szCs w:val="22"/>
              </w:rPr>
            </w:pPr>
            <w:ins w:id="1912" w:author="ttclandm" w:date="2025-12-19T08:42:00Z">
              <w:r w:rsidRPr="00310428">
                <w:rPr>
                  <w:rFonts w:ascii="Times New Roman" w:hAnsi="Times New Roman" w:cs="Times New Roman"/>
                  <w:color w:val="000000" w:themeColor="text1"/>
                  <w:sz w:val="22"/>
                  <w:szCs w:val="22"/>
                </w:rPr>
                <w:t xml:space="preserve">Lau cửa Gen </w:t>
              </w:r>
              <w:proofErr w:type="gramStart"/>
              <w:r w:rsidRPr="00310428">
                <w:rPr>
                  <w:rFonts w:ascii="Times New Roman" w:hAnsi="Times New Roman" w:cs="Times New Roman"/>
                  <w:color w:val="000000" w:themeColor="text1"/>
                  <w:sz w:val="22"/>
                  <w:szCs w:val="22"/>
                </w:rPr>
                <w:t>điện,nước</w:t>
              </w:r>
              <w:proofErr w:type="gramEnd"/>
              <w:r w:rsidRPr="00310428">
                <w:rPr>
                  <w:rFonts w:ascii="Times New Roman" w:hAnsi="Times New Roman" w:cs="Times New Roman"/>
                  <w:color w:val="000000" w:themeColor="text1"/>
                  <w:sz w:val="22"/>
                  <w:szCs w:val="22"/>
                </w:rPr>
                <w:t xml:space="preserve">, nhà </w:t>
              </w:r>
              <w:proofErr w:type="gramStart"/>
              <w:r w:rsidRPr="00310428">
                <w:rPr>
                  <w:rFonts w:ascii="Times New Roman" w:hAnsi="Times New Roman" w:cs="Times New Roman"/>
                  <w:color w:val="000000" w:themeColor="text1"/>
                  <w:sz w:val="22"/>
                  <w:szCs w:val="22"/>
                </w:rPr>
                <w:t>rác,thang</w:t>
              </w:r>
              <w:proofErr w:type="gramEnd"/>
              <w:r w:rsidRPr="00310428">
                <w:rPr>
                  <w:rFonts w:ascii="Times New Roman" w:hAnsi="Times New Roman" w:cs="Times New Roman"/>
                  <w:color w:val="000000" w:themeColor="text1"/>
                  <w:sz w:val="22"/>
                  <w:szCs w:val="22"/>
                </w:rPr>
                <w:t xml:space="preserve"> bộ, bảng hiệu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913"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2407F28" w14:textId="77777777" w:rsidR="001B0496" w:rsidRPr="00310428" w:rsidRDefault="001B0496" w:rsidP="001B0496">
            <w:pPr>
              <w:spacing w:line="259" w:lineRule="auto"/>
              <w:jc w:val="center"/>
              <w:rPr>
                <w:ins w:id="1914"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915"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F5AEEC8" w14:textId="77777777" w:rsidR="001B0496" w:rsidRPr="00310428" w:rsidRDefault="001B0496" w:rsidP="001B0496">
            <w:pPr>
              <w:spacing w:line="259" w:lineRule="auto"/>
              <w:ind w:right="8"/>
              <w:jc w:val="center"/>
              <w:rPr>
                <w:ins w:id="1916" w:author="ttclandm" w:date="2025-12-19T08:42:00Z"/>
                <w:rFonts w:ascii="Times New Roman" w:eastAsia="Wingdings" w:hAnsi="Times New Roman" w:cs="Times New Roman"/>
                <w:color w:val="000000" w:themeColor="text1"/>
                <w:sz w:val="22"/>
                <w:szCs w:val="22"/>
              </w:rPr>
            </w:pPr>
            <w:ins w:id="1917"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91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6E8752E8" w14:textId="77777777" w:rsidR="001B0496" w:rsidRPr="00310428" w:rsidRDefault="001B0496" w:rsidP="001B0496">
            <w:pPr>
              <w:spacing w:line="259" w:lineRule="auto"/>
              <w:jc w:val="center"/>
              <w:rPr>
                <w:ins w:id="191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2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8848FD5" w14:textId="77777777" w:rsidR="001B0496" w:rsidRPr="00310428" w:rsidRDefault="001B0496" w:rsidP="001B0496">
            <w:pPr>
              <w:spacing w:line="259" w:lineRule="auto"/>
              <w:ind w:left="50"/>
              <w:jc w:val="center"/>
              <w:rPr>
                <w:ins w:id="192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2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08EBA77" w14:textId="77777777" w:rsidR="001B0496" w:rsidRPr="00310428" w:rsidRDefault="001B0496" w:rsidP="001B0496">
            <w:pPr>
              <w:spacing w:line="259" w:lineRule="auto"/>
              <w:ind w:left="48"/>
              <w:jc w:val="center"/>
              <w:rPr>
                <w:ins w:id="1923"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924"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2E944A23" w14:textId="77777777" w:rsidR="001B0496" w:rsidRPr="00310428" w:rsidRDefault="001B0496" w:rsidP="001B0496">
            <w:pPr>
              <w:spacing w:line="259" w:lineRule="auto"/>
              <w:jc w:val="center"/>
              <w:rPr>
                <w:ins w:id="1925" w:author="ttclandm" w:date="2025-12-19T08:42:00Z"/>
                <w:rFonts w:ascii="Times New Roman" w:hAnsi="Times New Roman" w:cs="Times New Roman"/>
                <w:color w:val="000000" w:themeColor="text1"/>
                <w:sz w:val="22"/>
                <w:szCs w:val="22"/>
              </w:rPr>
            </w:pPr>
          </w:p>
        </w:tc>
      </w:tr>
      <w:tr w:rsidR="001B0496" w:rsidRPr="001B0496" w14:paraId="3B530A22" w14:textId="77777777" w:rsidTr="001B0496">
        <w:trPr>
          <w:trHeight w:val="20"/>
          <w:ins w:id="1926" w:author="ttclandm" w:date="2025-12-19T08:42:00Z"/>
          <w:trPrChange w:id="1927"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92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61FBFAC6" w14:textId="77777777" w:rsidR="001B0496" w:rsidRPr="00310428" w:rsidRDefault="001B0496" w:rsidP="001B0496">
            <w:pPr>
              <w:spacing w:line="259" w:lineRule="auto"/>
              <w:ind w:right="14"/>
              <w:jc w:val="center"/>
              <w:rPr>
                <w:ins w:id="1929" w:author="ttclandm" w:date="2025-12-19T08:42:00Z"/>
                <w:rFonts w:ascii="Times New Roman" w:hAnsi="Times New Roman" w:cs="Times New Roman"/>
                <w:color w:val="000000" w:themeColor="text1"/>
                <w:sz w:val="22"/>
                <w:szCs w:val="22"/>
              </w:rPr>
            </w:pPr>
            <w:ins w:id="1930" w:author="ttclandm" w:date="2025-12-19T08:42:00Z">
              <w:r w:rsidRPr="00310428">
                <w:rPr>
                  <w:rFonts w:ascii="Times New Roman" w:hAnsi="Times New Roman" w:cs="Times New Roman"/>
                  <w:color w:val="000000" w:themeColor="text1"/>
                  <w:sz w:val="22"/>
                  <w:szCs w:val="22"/>
                </w:rPr>
                <w:t>11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931"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AD0797D" w14:textId="77777777" w:rsidR="001B0496" w:rsidRPr="00310428" w:rsidRDefault="001B0496" w:rsidP="001B0496">
            <w:pPr>
              <w:spacing w:line="259" w:lineRule="auto"/>
              <w:rPr>
                <w:ins w:id="1932" w:author="ttclandm" w:date="2025-12-19T08:42:00Z"/>
                <w:rFonts w:ascii="Times New Roman" w:hAnsi="Times New Roman" w:cs="Times New Roman"/>
                <w:color w:val="000000" w:themeColor="text1"/>
                <w:sz w:val="22"/>
                <w:szCs w:val="22"/>
              </w:rPr>
            </w:pPr>
            <w:ins w:id="1933" w:author="ttclandm" w:date="2025-12-19T08:42:00Z">
              <w:r w:rsidRPr="00310428">
                <w:rPr>
                  <w:rFonts w:ascii="Times New Roman" w:hAnsi="Times New Roman" w:cs="Times New Roman"/>
                  <w:color w:val="000000" w:themeColor="text1"/>
                  <w:sz w:val="22"/>
                  <w:szCs w:val="22"/>
                </w:rPr>
                <w:t xml:space="preserve">Xịt rửa họng rác định kỳ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934"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AD1780B" w14:textId="77777777" w:rsidR="001B0496" w:rsidRPr="00310428" w:rsidRDefault="001B0496" w:rsidP="001B0496">
            <w:pPr>
              <w:spacing w:line="259" w:lineRule="auto"/>
              <w:jc w:val="center"/>
              <w:rPr>
                <w:ins w:id="1935"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936"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0F70A59" w14:textId="77777777" w:rsidR="001B0496" w:rsidRPr="00310428" w:rsidRDefault="001B0496" w:rsidP="001B0496">
            <w:pPr>
              <w:spacing w:line="259" w:lineRule="auto"/>
              <w:ind w:right="8"/>
              <w:jc w:val="center"/>
              <w:rPr>
                <w:ins w:id="193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38"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054D5B2" w14:textId="77777777" w:rsidR="001B0496" w:rsidRPr="00310428" w:rsidRDefault="001B0496" w:rsidP="001B0496">
            <w:pPr>
              <w:spacing w:line="259" w:lineRule="auto"/>
              <w:jc w:val="center"/>
              <w:rPr>
                <w:ins w:id="1939" w:author="ttclandm" w:date="2025-12-19T08:42:00Z"/>
                <w:rFonts w:ascii="Times New Roman" w:hAnsi="Times New Roman" w:cs="Times New Roman"/>
                <w:color w:val="000000" w:themeColor="text1"/>
                <w:sz w:val="22"/>
                <w:szCs w:val="22"/>
              </w:rPr>
            </w:pPr>
            <w:ins w:id="1940"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94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196CD94" w14:textId="77777777" w:rsidR="001B0496" w:rsidRPr="00310428" w:rsidRDefault="001B0496" w:rsidP="001B0496">
            <w:pPr>
              <w:spacing w:line="259" w:lineRule="auto"/>
              <w:ind w:left="50"/>
              <w:jc w:val="center"/>
              <w:rPr>
                <w:ins w:id="194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4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1597E49" w14:textId="77777777" w:rsidR="001B0496" w:rsidRPr="00310428" w:rsidRDefault="001B0496" w:rsidP="001B0496">
            <w:pPr>
              <w:spacing w:line="259" w:lineRule="auto"/>
              <w:ind w:left="48"/>
              <w:jc w:val="center"/>
              <w:rPr>
                <w:ins w:id="1944"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945"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14E7E61" w14:textId="77777777" w:rsidR="001B0496" w:rsidRPr="00310428" w:rsidRDefault="001B0496" w:rsidP="001B0496">
            <w:pPr>
              <w:spacing w:line="259" w:lineRule="auto"/>
              <w:jc w:val="center"/>
              <w:rPr>
                <w:ins w:id="1946" w:author="ttclandm" w:date="2025-12-19T08:42:00Z"/>
                <w:rFonts w:ascii="Times New Roman" w:hAnsi="Times New Roman" w:cs="Times New Roman"/>
                <w:color w:val="000000" w:themeColor="text1"/>
                <w:sz w:val="22"/>
                <w:szCs w:val="22"/>
              </w:rPr>
            </w:pPr>
          </w:p>
        </w:tc>
      </w:tr>
      <w:tr w:rsidR="001B0496" w:rsidRPr="001B0496" w14:paraId="59DA96C3" w14:textId="77777777" w:rsidTr="001B0496">
        <w:trPr>
          <w:trHeight w:val="20"/>
          <w:ins w:id="1947" w:author="ttclandm" w:date="2025-12-19T08:42:00Z"/>
          <w:trPrChange w:id="1948"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949"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7BB88B59" w14:textId="77777777" w:rsidR="001B0496" w:rsidRPr="00310428" w:rsidRDefault="001B0496" w:rsidP="001B0496">
            <w:pPr>
              <w:spacing w:line="259" w:lineRule="auto"/>
              <w:ind w:right="14"/>
              <w:jc w:val="center"/>
              <w:rPr>
                <w:ins w:id="1950" w:author="ttclandm" w:date="2025-12-19T08:42:00Z"/>
                <w:rFonts w:ascii="Times New Roman" w:hAnsi="Times New Roman" w:cs="Times New Roman"/>
                <w:color w:val="000000" w:themeColor="text1"/>
                <w:sz w:val="22"/>
                <w:szCs w:val="22"/>
              </w:rPr>
            </w:pPr>
            <w:ins w:id="1951" w:author="ttclandm" w:date="2025-12-19T08:42:00Z">
              <w:r w:rsidRPr="00310428">
                <w:rPr>
                  <w:rFonts w:ascii="Times New Roman" w:hAnsi="Times New Roman" w:cs="Times New Roman"/>
                  <w:color w:val="000000" w:themeColor="text1"/>
                  <w:sz w:val="22"/>
                  <w:szCs w:val="22"/>
                </w:rPr>
                <w:t>12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952"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71C6C832" w14:textId="77777777" w:rsidR="001B0496" w:rsidRPr="00310428" w:rsidRDefault="001B0496" w:rsidP="001B0496">
            <w:pPr>
              <w:spacing w:line="259" w:lineRule="auto"/>
              <w:rPr>
                <w:ins w:id="1953" w:author="ttclandm" w:date="2025-12-19T08:42:00Z"/>
                <w:rFonts w:ascii="Times New Roman" w:hAnsi="Times New Roman" w:cs="Times New Roman"/>
                <w:color w:val="000000" w:themeColor="text1"/>
                <w:sz w:val="22"/>
                <w:szCs w:val="22"/>
              </w:rPr>
            </w:pPr>
            <w:ins w:id="1954" w:author="ttclandm" w:date="2025-12-19T08:42:00Z">
              <w:r w:rsidRPr="00310428">
                <w:rPr>
                  <w:rFonts w:ascii="Times New Roman" w:hAnsi="Times New Roman" w:cs="Times New Roman"/>
                  <w:color w:val="000000" w:themeColor="text1"/>
                  <w:sz w:val="22"/>
                  <w:szCs w:val="22"/>
                </w:rPr>
                <w:t xml:space="preserve">Đánh sàn hành lang tầng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95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1FB1189" w14:textId="77777777" w:rsidR="001B0496" w:rsidRPr="00310428" w:rsidRDefault="001B0496" w:rsidP="001B0496">
            <w:pPr>
              <w:spacing w:line="259" w:lineRule="auto"/>
              <w:jc w:val="center"/>
              <w:rPr>
                <w:ins w:id="1956"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957"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7DC99D9" w14:textId="77777777" w:rsidR="001B0496" w:rsidRPr="00310428" w:rsidRDefault="001B0496" w:rsidP="001B0496">
            <w:pPr>
              <w:spacing w:line="259" w:lineRule="auto"/>
              <w:ind w:right="8"/>
              <w:jc w:val="center"/>
              <w:rPr>
                <w:ins w:id="1958"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59"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7506F504" w14:textId="77777777" w:rsidR="001B0496" w:rsidRPr="00310428" w:rsidRDefault="001B0496" w:rsidP="001B0496">
            <w:pPr>
              <w:spacing w:line="259" w:lineRule="auto"/>
              <w:jc w:val="center"/>
              <w:rPr>
                <w:ins w:id="196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6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6F29CD5" w14:textId="77777777" w:rsidR="001B0496" w:rsidRPr="00310428" w:rsidRDefault="001B0496" w:rsidP="001B0496">
            <w:pPr>
              <w:spacing w:line="259" w:lineRule="auto"/>
              <w:ind w:left="50"/>
              <w:jc w:val="center"/>
              <w:rPr>
                <w:ins w:id="1962" w:author="ttclandm" w:date="2025-12-19T08:42:00Z"/>
                <w:rFonts w:ascii="Times New Roman" w:hAnsi="Times New Roman" w:cs="Times New Roman"/>
                <w:color w:val="000000" w:themeColor="text1"/>
                <w:sz w:val="22"/>
                <w:szCs w:val="22"/>
              </w:rPr>
            </w:pPr>
            <w:ins w:id="1963"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96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4774CF4" w14:textId="77777777" w:rsidR="001B0496" w:rsidRPr="00310428" w:rsidRDefault="001B0496" w:rsidP="001B0496">
            <w:pPr>
              <w:spacing w:line="259" w:lineRule="auto"/>
              <w:ind w:left="48"/>
              <w:jc w:val="center"/>
              <w:rPr>
                <w:ins w:id="1965"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966"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2FD0019C" w14:textId="77777777" w:rsidR="001B0496" w:rsidRPr="00310428" w:rsidRDefault="001B0496" w:rsidP="001B0496">
            <w:pPr>
              <w:spacing w:line="259" w:lineRule="auto"/>
              <w:jc w:val="center"/>
              <w:rPr>
                <w:ins w:id="1967" w:author="ttclandm" w:date="2025-12-19T08:42:00Z"/>
                <w:rFonts w:ascii="Times New Roman" w:hAnsi="Times New Roman" w:cs="Times New Roman"/>
                <w:color w:val="000000" w:themeColor="text1"/>
                <w:sz w:val="22"/>
                <w:szCs w:val="22"/>
              </w:rPr>
            </w:pPr>
            <w:ins w:id="1968" w:author="ttclandm" w:date="2025-12-19T08:42:00Z">
              <w:r w:rsidRPr="00310428">
                <w:rPr>
                  <w:rFonts w:ascii="Times New Roman" w:hAnsi="Times New Roman" w:cs="Times New Roman"/>
                  <w:color w:val="000000" w:themeColor="text1"/>
                  <w:sz w:val="22"/>
                  <w:szCs w:val="22"/>
                </w:rPr>
                <w:t>3 tháng đầu sẽ đánh 1 tháng/lần</w:t>
              </w:r>
            </w:ins>
          </w:p>
        </w:tc>
      </w:tr>
      <w:tr w:rsidR="001B0496" w:rsidRPr="001B0496" w14:paraId="2F6184EE" w14:textId="77777777" w:rsidTr="001B0496">
        <w:trPr>
          <w:trHeight w:val="20"/>
          <w:ins w:id="1969" w:author="ttclandm" w:date="2025-12-19T08:42:00Z"/>
          <w:trPrChange w:id="1970"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971"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1D68F8E" w14:textId="77777777" w:rsidR="001B0496" w:rsidRPr="00310428" w:rsidRDefault="001B0496" w:rsidP="001B0496">
            <w:pPr>
              <w:spacing w:line="259" w:lineRule="auto"/>
              <w:ind w:right="14"/>
              <w:jc w:val="center"/>
              <w:rPr>
                <w:ins w:id="1972" w:author="ttclandm" w:date="2025-12-19T08:42:00Z"/>
                <w:rFonts w:ascii="Times New Roman" w:hAnsi="Times New Roman" w:cs="Times New Roman"/>
                <w:color w:val="000000" w:themeColor="text1"/>
                <w:sz w:val="22"/>
                <w:szCs w:val="22"/>
              </w:rPr>
            </w:pPr>
            <w:ins w:id="1973" w:author="ttclandm" w:date="2025-12-19T08:42:00Z">
              <w:r w:rsidRPr="00310428">
                <w:rPr>
                  <w:rFonts w:ascii="Times New Roman" w:hAnsi="Times New Roman" w:cs="Times New Roman"/>
                  <w:color w:val="000000" w:themeColor="text1"/>
                  <w:sz w:val="22"/>
                  <w:szCs w:val="22"/>
                </w:rPr>
                <w:t>13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974"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F4E16D3" w14:textId="77777777" w:rsidR="001B0496" w:rsidRPr="00310428" w:rsidRDefault="001B0496" w:rsidP="001B0496">
            <w:pPr>
              <w:spacing w:line="259" w:lineRule="auto"/>
              <w:rPr>
                <w:ins w:id="1975" w:author="ttclandm" w:date="2025-12-19T08:42:00Z"/>
                <w:rFonts w:ascii="Times New Roman" w:hAnsi="Times New Roman" w:cs="Times New Roman"/>
                <w:color w:val="000000" w:themeColor="text1"/>
                <w:sz w:val="22"/>
                <w:szCs w:val="22"/>
              </w:rPr>
            </w:pPr>
            <w:ins w:id="1976" w:author="ttclandm" w:date="2025-12-19T08:42:00Z">
              <w:r w:rsidRPr="00310428">
                <w:rPr>
                  <w:rFonts w:ascii="Times New Roman" w:hAnsi="Times New Roman" w:cs="Times New Roman"/>
                  <w:color w:val="000000" w:themeColor="text1"/>
                  <w:sz w:val="22"/>
                  <w:szCs w:val="22"/>
                </w:rPr>
                <w:t>Quét lau khu vực PSHCĐ tầng 18</w:t>
              </w:r>
              <w:proofErr w:type="gramStart"/>
              <w:r w:rsidRPr="00310428">
                <w:rPr>
                  <w:rFonts w:ascii="Times New Roman" w:hAnsi="Times New Roman" w:cs="Times New Roman"/>
                  <w:color w:val="000000" w:themeColor="text1"/>
                  <w:sz w:val="22"/>
                  <w:szCs w:val="22"/>
                </w:rPr>
                <w:t>A,B</w:t>
              </w:r>
              <w:proofErr w:type="gramEnd"/>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977"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1CE6722" w14:textId="77777777" w:rsidR="001B0496" w:rsidRPr="00310428" w:rsidRDefault="001B0496" w:rsidP="001B0496">
            <w:pPr>
              <w:spacing w:line="259" w:lineRule="auto"/>
              <w:jc w:val="center"/>
              <w:rPr>
                <w:ins w:id="1978"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1979"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26574BF5" w14:textId="77777777" w:rsidR="001B0496" w:rsidRPr="00310428" w:rsidRDefault="001B0496" w:rsidP="001B0496">
            <w:pPr>
              <w:spacing w:line="259" w:lineRule="auto"/>
              <w:ind w:right="8"/>
              <w:jc w:val="center"/>
              <w:rPr>
                <w:ins w:id="1980" w:author="ttclandm" w:date="2025-12-19T08:42:00Z"/>
                <w:rFonts w:ascii="Times New Roman" w:eastAsia="Wingdings" w:hAnsi="Times New Roman" w:cs="Times New Roman"/>
                <w:color w:val="000000" w:themeColor="text1"/>
                <w:sz w:val="22"/>
                <w:szCs w:val="22"/>
              </w:rPr>
            </w:pPr>
            <w:ins w:id="1981"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1982"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7E09D037" w14:textId="77777777" w:rsidR="001B0496" w:rsidRPr="00310428" w:rsidRDefault="001B0496" w:rsidP="001B0496">
            <w:pPr>
              <w:spacing w:line="259" w:lineRule="auto"/>
              <w:jc w:val="center"/>
              <w:rPr>
                <w:ins w:id="198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8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985C27E" w14:textId="77777777" w:rsidR="001B0496" w:rsidRPr="00310428" w:rsidRDefault="001B0496" w:rsidP="001B0496">
            <w:pPr>
              <w:spacing w:line="259" w:lineRule="auto"/>
              <w:ind w:left="50"/>
              <w:jc w:val="center"/>
              <w:rPr>
                <w:ins w:id="198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198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B8346FE" w14:textId="77777777" w:rsidR="001B0496" w:rsidRPr="00310428" w:rsidRDefault="001B0496" w:rsidP="001B0496">
            <w:pPr>
              <w:spacing w:line="259" w:lineRule="auto"/>
              <w:ind w:left="48"/>
              <w:jc w:val="center"/>
              <w:rPr>
                <w:ins w:id="1987"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1988"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76477BB3" w14:textId="77777777" w:rsidR="001B0496" w:rsidRPr="00310428" w:rsidRDefault="001B0496" w:rsidP="001B0496">
            <w:pPr>
              <w:spacing w:line="259" w:lineRule="auto"/>
              <w:jc w:val="center"/>
              <w:rPr>
                <w:ins w:id="1989" w:author="ttclandm" w:date="2025-12-19T08:42:00Z"/>
                <w:rFonts w:ascii="Times New Roman" w:hAnsi="Times New Roman" w:cs="Times New Roman"/>
                <w:color w:val="000000" w:themeColor="text1"/>
                <w:sz w:val="22"/>
                <w:szCs w:val="22"/>
              </w:rPr>
            </w:pPr>
          </w:p>
        </w:tc>
      </w:tr>
      <w:tr w:rsidR="001B0496" w:rsidRPr="001B0496" w14:paraId="411C9A66" w14:textId="77777777" w:rsidTr="001B0496">
        <w:trPr>
          <w:trHeight w:val="20"/>
          <w:ins w:id="1990" w:author="ttclandm" w:date="2025-12-19T08:42:00Z"/>
          <w:trPrChange w:id="1991"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1992"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B355E86" w14:textId="77777777" w:rsidR="001B0496" w:rsidRPr="00310428" w:rsidRDefault="001B0496" w:rsidP="001B0496">
            <w:pPr>
              <w:spacing w:line="259" w:lineRule="auto"/>
              <w:ind w:right="14"/>
              <w:jc w:val="center"/>
              <w:rPr>
                <w:ins w:id="1993" w:author="ttclandm" w:date="2025-12-19T08:42:00Z"/>
                <w:rFonts w:ascii="Times New Roman" w:hAnsi="Times New Roman" w:cs="Times New Roman"/>
                <w:color w:val="000000" w:themeColor="text1"/>
                <w:sz w:val="22"/>
                <w:szCs w:val="22"/>
              </w:rPr>
            </w:pPr>
            <w:ins w:id="1994" w:author="ttclandm" w:date="2025-12-19T08:42:00Z">
              <w:r w:rsidRPr="00310428">
                <w:rPr>
                  <w:rFonts w:ascii="Times New Roman" w:hAnsi="Times New Roman" w:cs="Times New Roman"/>
                  <w:color w:val="000000" w:themeColor="text1"/>
                  <w:sz w:val="22"/>
                  <w:szCs w:val="22"/>
                </w:rPr>
                <w:t>14</w:t>
              </w:r>
            </w:ins>
          </w:p>
        </w:tc>
        <w:tc>
          <w:tcPr>
            <w:tcW w:w="3929" w:type="dxa"/>
            <w:tcBorders>
              <w:top w:val="single" w:sz="4" w:space="0" w:color="000000"/>
              <w:left w:val="single" w:sz="4" w:space="0" w:color="000000"/>
              <w:bottom w:val="single" w:sz="4" w:space="0" w:color="000000"/>
              <w:right w:val="single" w:sz="4" w:space="0" w:color="000000"/>
            </w:tcBorders>
            <w:vAlign w:val="center"/>
            <w:tcPrChange w:id="1995"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59782022" w14:textId="77777777" w:rsidR="001B0496" w:rsidRPr="00310428" w:rsidRDefault="001B0496" w:rsidP="001B0496">
            <w:pPr>
              <w:spacing w:line="259" w:lineRule="auto"/>
              <w:rPr>
                <w:ins w:id="1996" w:author="ttclandm" w:date="2025-12-19T08:42:00Z"/>
                <w:rFonts w:ascii="Times New Roman" w:hAnsi="Times New Roman" w:cs="Times New Roman"/>
                <w:color w:val="000000" w:themeColor="text1"/>
                <w:sz w:val="22"/>
                <w:szCs w:val="22"/>
              </w:rPr>
            </w:pPr>
            <w:ins w:id="1997" w:author="ttclandm" w:date="2025-12-19T08:42:00Z">
              <w:r w:rsidRPr="00310428">
                <w:rPr>
                  <w:rFonts w:ascii="Times New Roman" w:hAnsi="Times New Roman" w:cs="Times New Roman"/>
                  <w:color w:val="000000" w:themeColor="text1"/>
                  <w:sz w:val="22"/>
                  <w:szCs w:val="22"/>
                </w:rPr>
                <w:t>Quét thu gom rác ở rảnh thoát nước tầng mái, tầng 1</w:t>
              </w:r>
              <w:proofErr w:type="gramStart"/>
              <w:r w:rsidRPr="00310428">
                <w:rPr>
                  <w:rFonts w:ascii="Times New Roman" w:hAnsi="Times New Roman" w:cs="Times New Roman"/>
                  <w:color w:val="000000" w:themeColor="text1"/>
                  <w:sz w:val="22"/>
                  <w:szCs w:val="22"/>
                </w:rPr>
                <w:t>A,B</w:t>
              </w:r>
              <w:proofErr w:type="gramEnd"/>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1998"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0758FF1" w14:textId="77777777" w:rsidR="001B0496" w:rsidRPr="00310428" w:rsidRDefault="001B0496" w:rsidP="001B0496">
            <w:pPr>
              <w:spacing w:line="259" w:lineRule="auto"/>
              <w:jc w:val="center"/>
              <w:rPr>
                <w:ins w:id="1999"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000"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91FF75A" w14:textId="77777777" w:rsidR="001B0496" w:rsidRPr="00310428" w:rsidRDefault="001B0496" w:rsidP="001B0496">
            <w:pPr>
              <w:spacing w:line="259" w:lineRule="auto"/>
              <w:ind w:right="8"/>
              <w:jc w:val="center"/>
              <w:rPr>
                <w:ins w:id="2001" w:author="ttclandm" w:date="2025-12-19T08:42:00Z"/>
                <w:rFonts w:ascii="Times New Roman" w:eastAsia="Wingdings" w:hAnsi="Times New Roman" w:cs="Times New Roman"/>
                <w:color w:val="000000" w:themeColor="text1"/>
                <w:sz w:val="22"/>
                <w:szCs w:val="22"/>
              </w:rPr>
            </w:pPr>
            <w:ins w:id="2002"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200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A6119A1" w14:textId="77777777" w:rsidR="001B0496" w:rsidRPr="00310428" w:rsidRDefault="001B0496" w:rsidP="001B0496">
            <w:pPr>
              <w:spacing w:line="259" w:lineRule="auto"/>
              <w:jc w:val="center"/>
              <w:rPr>
                <w:ins w:id="2004"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0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A20F879" w14:textId="77777777" w:rsidR="001B0496" w:rsidRPr="00310428" w:rsidRDefault="001B0496" w:rsidP="001B0496">
            <w:pPr>
              <w:spacing w:line="259" w:lineRule="auto"/>
              <w:ind w:left="50"/>
              <w:jc w:val="center"/>
              <w:rPr>
                <w:ins w:id="200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07"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DE922A1" w14:textId="77777777" w:rsidR="001B0496" w:rsidRPr="00310428" w:rsidRDefault="001B0496" w:rsidP="001B0496">
            <w:pPr>
              <w:spacing w:line="259" w:lineRule="auto"/>
              <w:ind w:left="48"/>
              <w:jc w:val="center"/>
              <w:rPr>
                <w:ins w:id="2008"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009"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23E2712D" w14:textId="77777777" w:rsidR="001B0496" w:rsidRPr="00310428" w:rsidRDefault="001B0496" w:rsidP="001B0496">
            <w:pPr>
              <w:spacing w:line="259" w:lineRule="auto"/>
              <w:jc w:val="center"/>
              <w:rPr>
                <w:ins w:id="2010" w:author="ttclandm" w:date="2025-12-19T08:42:00Z"/>
                <w:rFonts w:ascii="Times New Roman" w:hAnsi="Times New Roman" w:cs="Times New Roman"/>
                <w:color w:val="000000" w:themeColor="text1"/>
                <w:sz w:val="22"/>
                <w:szCs w:val="22"/>
              </w:rPr>
            </w:pPr>
          </w:p>
        </w:tc>
      </w:tr>
      <w:tr w:rsidR="001B0496" w:rsidRPr="001B0496" w14:paraId="1E474920" w14:textId="77777777" w:rsidTr="001B0496">
        <w:trPr>
          <w:trHeight w:val="20"/>
          <w:ins w:id="2011" w:author="ttclandm" w:date="2025-12-19T08:42:00Z"/>
          <w:trPrChange w:id="2012"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013"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15C06BD" w14:textId="77777777" w:rsidR="001B0496" w:rsidRPr="00310428" w:rsidRDefault="001B0496" w:rsidP="001B0496">
            <w:pPr>
              <w:spacing w:line="259" w:lineRule="auto"/>
              <w:ind w:right="14"/>
              <w:jc w:val="center"/>
              <w:rPr>
                <w:ins w:id="2014" w:author="ttclandm" w:date="2025-12-19T08:42:00Z"/>
                <w:rFonts w:ascii="Times New Roman" w:hAnsi="Times New Roman" w:cs="Times New Roman"/>
                <w:color w:val="000000" w:themeColor="text1"/>
                <w:sz w:val="22"/>
                <w:szCs w:val="22"/>
              </w:rPr>
            </w:pPr>
            <w:ins w:id="2015" w:author="ttclandm" w:date="2025-12-19T08:42:00Z">
              <w:r w:rsidRPr="00310428">
                <w:rPr>
                  <w:rFonts w:ascii="Times New Roman" w:hAnsi="Times New Roman" w:cs="Times New Roman"/>
                  <w:color w:val="000000" w:themeColor="text1"/>
                  <w:sz w:val="22"/>
                  <w:szCs w:val="22"/>
                </w:rPr>
                <w:t>15</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016"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427B1F4E" w14:textId="77777777" w:rsidR="001B0496" w:rsidRPr="00310428" w:rsidRDefault="001B0496" w:rsidP="001B0496">
            <w:pPr>
              <w:spacing w:line="259" w:lineRule="auto"/>
              <w:rPr>
                <w:ins w:id="2017" w:author="ttclandm" w:date="2025-12-19T08:42:00Z"/>
                <w:rFonts w:ascii="Times New Roman" w:hAnsi="Times New Roman" w:cs="Times New Roman"/>
                <w:color w:val="000000" w:themeColor="text1"/>
                <w:sz w:val="22"/>
                <w:szCs w:val="22"/>
              </w:rPr>
            </w:pPr>
            <w:ins w:id="2018" w:author="ttclandm" w:date="2025-12-19T08:42:00Z">
              <w:r w:rsidRPr="00310428">
                <w:rPr>
                  <w:rFonts w:ascii="Times New Roman" w:hAnsi="Times New Roman" w:cs="Times New Roman"/>
                  <w:color w:val="000000" w:themeColor="text1"/>
                  <w:sz w:val="22"/>
                  <w:szCs w:val="22"/>
                </w:rPr>
                <w:t>Thu gom rác nổi mái đón tầng 2</w:t>
              </w:r>
              <w:proofErr w:type="gramStart"/>
              <w:r w:rsidRPr="00310428">
                <w:rPr>
                  <w:rFonts w:ascii="Times New Roman" w:hAnsi="Times New Roman" w:cs="Times New Roman"/>
                  <w:color w:val="000000" w:themeColor="text1"/>
                  <w:sz w:val="22"/>
                  <w:szCs w:val="22"/>
                </w:rPr>
                <w:t>A,B</w:t>
              </w:r>
              <w:proofErr w:type="gramEnd"/>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019"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86CD858" w14:textId="77777777" w:rsidR="001B0496" w:rsidRPr="00310428" w:rsidRDefault="001B0496" w:rsidP="001B0496">
            <w:pPr>
              <w:spacing w:line="259" w:lineRule="auto"/>
              <w:jc w:val="center"/>
              <w:rPr>
                <w:ins w:id="2020"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021"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52B46137" w14:textId="77777777" w:rsidR="001B0496" w:rsidRPr="00310428" w:rsidRDefault="001B0496" w:rsidP="001B0496">
            <w:pPr>
              <w:spacing w:line="259" w:lineRule="auto"/>
              <w:ind w:right="8"/>
              <w:jc w:val="center"/>
              <w:rPr>
                <w:ins w:id="2022"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2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6D024C20" w14:textId="77777777" w:rsidR="001B0496" w:rsidRPr="00310428" w:rsidRDefault="001B0496" w:rsidP="001B0496">
            <w:pPr>
              <w:spacing w:line="259" w:lineRule="auto"/>
              <w:jc w:val="center"/>
              <w:rPr>
                <w:ins w:id="2024" w:author="ttclandm" w:date="2025-12-19T08:42:00Z"/>
                <w:rFonts w:ascii="Times New Roman" w:hAnsi="Times New Roman" w:cs="Times New Roman"/>
                <w:color w:val="000000" w:themeColor="text1"/>
                <w:sz w:val="22"/>
                <w:szCs w:val="22"/>
              </w:rPr>
            </w:pPr>
            <w:ins w:id="2025"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202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C2F5CF7" w14:textId="77777777" w:rsidR="001B0496" w:rsidRPr="00310428" w:rsidRDefault="001B0496" w:rsidP="001B0496">
            <w:pPr>
              <w:spacing w:line="259" w:lineRule="auto"/>
              <w:ind w:left="50"/>
              <w:jc w:val="center"/>
              <w:rPr>
                <w:ins w:id="202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2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00E3498" w14:textId="77777777" w:rsidR="001B0496" w:rsidRPr="00310428" w:rsidRDefault="001B0496" w:rsidP="001B0496">
            <w:pPr>
              <w:spacing w:line="259" w:lineRule="auto"/>
              <w:ind w:left="48"/>
              <w:jc w:val="center"/>
              <w:rPr>
                <w:ins w:id="2029"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030"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0C045BED" w14:textId="77777777" w:rsidR="001B0496" w:rsidRPr="00310428" w:rsidRDefault="001B0496" w:rsidP="001B0496">
            <w:pPr>
              <w:spacing w:line="259" w:lineRule="auto"/>
              <w:jc w:val="center"/>
              <w:rPr>
                <w:ins w:id="2031" w:author="ttclandm" w:date="2025-12-19T08:42:00Z"/>
                <w:rFonts w:ascii="Times New Roman" w:hAnsi="Times New Roman" w:cs="Times New Roman"/>
                <w:color w:val="000000" w:themeColor="text1"/>
                <w:sz w:val="22"/>
                <w:szCs w:val="22"/>
              </w:rPr>
            </w:pPr>
          </w:p>
        </w:tc>
      </w:tr>
      <w:tr w:rsidR="001B0496" w:rsidRPr="001B0496" w14:paraId="3140E1DB" w14:textId="77777777" w:rsidTr="001B0496">
        <w:trPr>
          <w:trHeight w:val="20"/>
          <w:ins w:id="2032" w:author="ttclandm" w:date="2025-12-19T08:42:00Z"/>
          <w:trPrChange w:id="2033" w:author="ttclandm" w:date="2025-12-19T08:43:00Z">
            <w:trPr>
              <w:gridBefore w:val="2"/>
              <w:trHeight w:val="366"/>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034"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2FCD02AE" w14:textId="77777777" w:rsidR="001B0496" w:rsidRPr="00310428" w:rsidRDefault="001B0496" w:rsidP="001B0496">
            <w:pPr>
              <w:spacing w:line="259" w:lineRule="auto"/>
              <w:ind w:left="44"/>
              <w:jc w:val="center"/>
              <w:rPr>
                <w:ins w:id="2035" w:author="ttclandm" w:date="2025-12-19T08:42:00Z"/>
                <w:rFonts w:ascii="Times New Roman" w:hAnsi="Times New Roman" w:cs="Times New Roman"/>
                <w:color w:val="000000" w:themeColor="text1"/>
                <w:sz w:val="22"/>
                <w:szCs w:val="22"/>
              </w:rPr>
            </w:pPr>
            <w:ins w:id="2036" w:author="ttclandm" w:date="2025-12-19T08:42:00Z">
              <w:r w:rsidRPr="00310428">
                <w:rPr>
                  <w:rFonts w:ascii="Times New Roman" w:hAnsi="Times New Roman" w:cs="Times New Roman"/>
                  <w:b/>
                  <w:color w:val="000000" w:themeColor="text1"/>
                  <w:sz w:val="22"/>
                  <w:szCs w:val="22"/>
                </w:rPr>
                <w:t>III.</w:t>
              </w:r>
            </w:ins>
          </w:p>
        </w:tc>
        <w:tc>
          <w:tcPr>
            <w:tcW w:w="3929" w:type="dxa"/>
            <w:tcBorders>
              <w:top w:val="single" w:sz="4" w:space="0" w:color="000000"/>
              <w:left w:val="single" w:sz="4" w:space="0" w:color="000000"/>
              <w:bottom w:val="single" w:sz="4" w:space="0" w:color="000000"/>
              <w:right w:val="nil"/>
            </w:tcBorders>
            <w:vAlign w:val="center"/>
            <w:tcPrChange w:id="2037" w:author="ttclandm" w:date="2025-12-19T08:43:00Z">
              <w:tcPr>
                <w:tcW w:w="3961" w:type="dxa"/>
                <w:gridSpan w:val="2"/>
                <w:tcBorders>
                  <w:top w:val="single" w:sz="4" w:space="0" w:color="000000"/>
                  <w:left w:val="single" w:sz="4" w:space="0" w:color="000000"/>
                  <w:bottom w:val="single" w:sz="4" w:space="0" w:color="000000"/>
                  <w:right w:val="nil"/>
                </w:tcBorders>
                <w:vAlign w:val="center"/>
              </w:tcPr>
            </w:tcPrChange>
          </w:tcPr>
          <w:p w14:paraId="66EC8D93" w14:textId="77777777" w:rsidR="001B0496" w:rsidRPr="00310428" w:rsidRDefault="001B0496" w:rsidP="001B0496">
            <w:pPr>
              <w:spacing w:line="259" w:lineRule="auto"/>
              <w:rPr>
                <w:ins w:id="2038" w:author="ttclandm" w:date="2025-12-19T08:42:00Z"/>
                <w:rFonts w:ascii="Times New Roman" w:hAnsi="Times New Roman" w:cs="Times New Roman"/>
                <w:color w:val="000000" w:themeColor="text1"/>
                <w:sz w:val="22"/>
                <w:szCs w:val="22"/>
              </w:rPr>
            </w:pPr>
            <w:ins w:id="2039" w:author="ttclandm" w:date="2025-12-19T08:42:00Z">
              <w:r w:rsidRPr="00310428">
                <w:rPr>
                  <w:rFonts w:ascii="Times New Roman" w:hAnsi="Times New Roman" w:cs="Times New Roman"/>
                  <w:b/>
                  <w:color w:val="000000" w:themeColor="text1"/>
                  <w:sz w:val="22"/>
                  <w:szCs w:val="22"/>
                </w:rPr>
                <w:t>KHU VỰC TẦNG HẦM</w:t>
              </w:r>
            </w:ins>
          </w:p>
        </w:tc>
        <w:tc>
          <w:tcPr>
            <w:tcW w:w="987" w:type="dxa"/>
            <w:gridSpan w:val="2"/>
            <w:tcBorders>
              <w:top w:val="single" w:sz="4" w:space="0" w:color="000000"/>
              <w:left w:val="nil"/>
              <w:bottom w:val="single" w:sz="4" w:space="0" w:color="000000"/>
              <w:right w:val="nil"/>
            </w:tcBorders>
            <w:vAlign w:val="center"/>
            <w:tcPrChange w:id="2040" w:author="ttclandm" w:date="2025-12-19T08:43:00Z">
              <w:tcPr>
                <w:tcW w:w="992" w:type="dxa"/>
                <w:gridSpan w:val="3"/>
                <w:tcBorders>
                  <w:top w:val="single" w:sz="4" w:space="0" w:color="000000"/>
                  <w:left w:val="nil"/>
                  <w:bottom w:val="single" w:sz="4" w:space="0" w:color="000000"/>
                  <w:right w:val="nil"/>
                </w:tcBorders>
                <w:vAlign w:val="center"/>
              </w:tcPr>
            </w:tcPrChange>
          </w:tcPr>
          <w:p w14:paraId="1C001B5E" w14:textId="77777777" w:rsidR="001B0496" w:rsidRPr="00310428" w:rsidRDefault="001B0496" w:rsidP="001B0496">
            <w:pPr>
              <w:spacing w:line="259" w:lineRule="auto"/>
              <w:jc w:val="center"/>
              <w:rPr>
                <w:ins w:id="2041" w:author="ttclandm" w:date="2025-12-19T08:42:00Z"/>
                <w:rFonts w:ascii="Times New Roman" w:hAnsi="Times New Roman" w:cs="Times New Roman"/>
                <w:color w:val="000000" w:themeColor="text1"/>
                <w:sz w:val="22"/>
                <w:szCs w:val="22"/>
              </w:rPr>
            </w:pPr>
          </w:p>
        </w:tc>
        <w:tc>
          <w:tcPr>
            <w:tcW w:w="845" w:type="dxa"/>
            <w:tcBorders>
              <w:top w:val="single" w:sz="4" w:space="0" w:color="000000"/>
              <w:left w:val="nil"/>
              <w:bottom w:val="single" w:sz="4" w:space="0" w:color="000000"/>
              <w:right w:val="nil"/>
            </w:tcBorders>
            <w:vAlign w:val="center"/>
            <w:tcPrChange w:id="2042" w:author="ttclandm" w:date="2025-12-19T08:43:00Z">
              <w:tcPr>
                <w:tcW w:w="846" w:type="dxa"/>
                <w:gridSpan w:val="2"/>
                <w:tcBorders>
                  <w:top w:val="single" w:sz="4" w:space="0" w:color="000000"/>
                  <w:left w:val="nil"/>
                  <w:bottom w:val="single" w:sz="4" w:space="0" w:color="000000"/>
                  <w:right w:val="nil"/>
                </w:tcBorders>
                <w:vAlign w:val="center"/>
              </w:tcPr>
            </w:tcPrChange>
          </w:tcPr>
          <w:p w14:paraId="4B26AC41" w14:textId="77777777" w:rsidR="001B0496" w:rsidRPr="00310428" w:rsidRDefault="001B0496" w:rsidP="001B0496">
            <w:pPr>
              <w:spacing w:line="259" w:lineRule="auto"/>
              <w:jc w:val="center"/>
              <w:rPr>
                <w:ins w:id="2043" w:author="ttclandm" w:date="2025-12-19T08:42:00Z"/>
                <w:rFonts w:ascii="Times New Roman" w:hAnsi="Times New Roman" w:cs="Times New Roman"/>
                <w:color w:val="000000" w:themeColor="text1"/>
                <w:sz w:val="22"/>
                <w:szCs w:val="22"/>
              </w:rPr>
            </w:pPr>
          </w:p>
        </w:tc>
        <w:tc>
          <w:tcPr>
            <w:tcW w:w="3995" w:type="dxa"/>
            <w:gridSpan w:val="4"/>
            <w:tcBorders>
              <w:top w:val="single" w:sz="4" w:space="0" w:color="000000"/>
              <w:left w:val="nil"/>
              <w:bottom w:val="single" w:sz="4" w:space="0" w:color="000000"/>
              <w:right w:val="single" w:sz="4" w:space="0" w:color="000000"/>
            </w:tcBorders>
            <w:vAlign w:val="center"/>
            <w:tcPrChange w:id="2044" w:author="ttclandm" w:date="2025-12-19T08:43:00Z">
              <w:tcPr>
                <w:tcW w:w="3956" w:type="dxa"/>
                <w:gridSpan w:val="5"/>
                <w:tcBorders>
                  <w:top w:val="single" w:sz="4" w:space="0" w:color="000000"/>
                  <w:left w:val="nil"/>
                  <w:bottom w:val="single" w:sz="4" w:space="0" w:color="000000"/>
                  <w:right w:val="single" w:sz="4" w:space="0" w:color="000000"/>
                </w:tcBorders>
                <w:vAlign w:val="center"/>
              </w:tcPr>
            </w:tcPrChange>
          </w:tcPr>
          <w:p w14:paraId="25AB21EA" w14:textId="77777777" w:rsidR="001B0496" w:rsidRPr="00310428" w:rsidRDefault="001B0496" w:rsidP="001B0496">
            <w:pPr>
              <w:spacing w:line="259" w:lineRule="auto"/>
              <w:jc w:val="center"/>
              <w:rPr>
                <w:ins w:id="2045" w:author="ttclandm" w:date="2025-12-19T08:42:00Z"/>
                <w:rFonts w:ascii="Times New Roman" w:hAnsi="Times New Roman" w:cs="Times New Roman"/>
                <w:color w:val="000000" w:themeColor="text1"/>
                <w:sz w:val="22"/>
                <w:szCs w:val="22"/>
              </w:rPr>
            </w:pPr>
          </w:p>
        </w:tc>
      </w:tr>
      <w:tr w:rsidR="001B0496" w:rsidRPr="001B0496" w14:paraId="39DB7B9A" w14:textId="77777777" w:rsidTr="001B0496">
        <w:trPr>
          <w:trHeight w:val="20"/>
          <w:ins w:id="2046" w:author="ttclandm" w:date="2025-12-19T08:42:00Z"/>
          <w:trPrChange w:id="2047"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04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21254BDA" w14:textId="77777777" w:rsidR="001B0496" w:rsidRPr="00310428" w:rsidRDefault="001B0496" w:rsidP="001B0496">
            <w:pPr>
              <w:spacing w:line="259" w:lineRule="auto"/>
              <w:ind w:right="14"/>
              <w:jc w:val="center"/>
              <w:rPr>
                <w:ins w:id="2049" w:author="ttclandm" w:date="2025-12-19T08:42:00Z"/>
                <w:rFonts w:ascii="Times New Roman" w:hAnsi="Times New Roman" w:cs="Times New Roman"/>
                <w:color w:val="000000" w:themeColor="text1"/>
                <w:sz w:val="22"/>
                <w:szCs w:val="22"/>
              </w:rPr>
            </w:pPr>
            <w:ins w:id="2050"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051"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2EDBB400" w14:textId="77777777" w:rsidR="001B0496" w:rsidRPr="00310428" w:rsidRDefault="001B0496" w:rsidP="001B0496">
            <w:pPr>
              <w:spacing w:line="259" w:lineRule="auto"/>
              <w:rPr>
                <w:ins w:id="2052" w:author="ttclandm" w:date="2025-12-19T08:42:00Z"/>
                <w:rFonts w:ascii="Times New Roman" w:hAnsi="Times New Roman" w:cs="Times New Roman"/>
                <w:color w:val="000000" w:themeColor="text1"/>
                <w:sz w:val="22"/>
                <w:szCs w:val="22"/>
              </w:rPr>
            </w:pPr>
            <w:ins w:id="2053" w:author="ttclandm" w:date="2025-12-19T08:42:00Z">
              <w:r w:rsidRPr="00310428">
                <w:rPr>
                  <w:rFonts w:ascii="Times New Roman" w:hAnsi="Times New Roman" w:cs="Times New Roman"/>
                  <w:color w:val="000000" w:themeColor="text1"/>
                  <w:sz w:val="22"/>
                  <w:szCs w:val="22"/>
                </w:rPr>
                <w:t>Quét rác nổi</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054"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3D953A9E" w14:textId="77777777" w:rsidR="001B0496" w:rsidRPr="00310428" w:rsidRDefault="001B0496" w:rsidP="001B0496">
            <w:pPr>
              <w:spacing w:line="259" w:lineRule="auto"/>
              <w:ind w:right="18"/>
              <w:jc w:val="center"/>
              <w:rPr>
                <w:ins w:id="2055" w:author="ttclandm" w:date="2025-12-19T08:42:00Z"/>
                <w:rFonts w:ascii="Times New Roman" w:hAnsi="Times New Roman" w:cs="Times New Roman"/>
                <w:color w:val="000000" w:themeColor="text1"/>
                <w:sz w:val="22"/>
                <w:szCs w:val="22"/>
              </w:rPr>
            </w:pPr>
            <w:ins w:id="2056"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2057"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20F69857" w14:textId="77777777" w:rsidR="001B0496" w:rsidRPr="00310428" w:rsidRDefault="001B0496" w:rsidP="001B0496">
            <w:pPr>
              <w:spacing w:line="259" w:lineRule="auto"/>
              <w:ind w:left="50"/>
              <w:jc w:val="center"/>
              <w:rPr>
                <w:ins w:id="2058"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59"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2F3F0C63" w14:textId="77777777" w:rsidR="001B0496" w:rsidRPr="00310428" w:rsidRDefault="001B0496" w:rsidP="001B0496">
            <w:pPr>
              <w:spacing w:line="259" w:lineRule="auto"/>
              <w:ind w:left="47"/>
              <w:jc w:val="center"/>
              <w:rPr>
                <w:ins w:id="206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6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0CAF015" w14:textId="77777777" w:rsidR="001B0496" w:rsidRPr="00310428" w:rsidRDefault="001B0496" w:rsidP="001B0496">
            <w:pPr>
              <w:spacing w:line="259" w:lineRule="auto"/>
              <w:ind w:left="50"/>
              <w:jc w:val="center"/>
              <w:rPr>
                <w:ins w:id="206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6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24691F5C" w14:textId="77777777" w:rsidR="001B0496" w:rsidRPr="00310428" w:rsidRDefault="001B0496" w:rsidP="001B0496">
            <w:pPr>
              <w:spacing w:line="259" w:lineRule="auto"/>
              <w:ind w:left="48"/>
              <w:jc w:val="center"/>
              <w:rPr>
                <w:ins w:id="2064"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065"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FE4DC11" w14:textId="77777777" w:rsidR="001B0496" w:rsidRPr="00310428" w:rsidRDefault="001B0496" w:rsidP="001B0496">
            <w:pPr>
              <w:spacing w:line="259" w:lineRule="auto"/>
              <w:jc w:val="center"/>
              <w:rPr>
                <w:ins w:id="2066" w:author="ttclandm" w:date="2025-12-19T08:42:00Z"/>
                <w:rFonts w:ascii="Times New Roman" w:hAnsi="Times New Roman" w:cs="Times New Roman"/>
                <w:color w:val="000000" w:themeColor="text1"/>
                <w:sz w:val="22"/>
                <w:szCs w:val="22"/>
              </w:rPr>
            </w:pPr>
          </w:p>
        </w:tc>
      </w:tr>
      <w:tr w:rsidR="001B0496" w:rsidRPr="001B0496" w14:paraId="0251D815" w14:textId="77777777" w:rsidTr="001B0496">
        <w:trPr>
          <w:trHeight w:val="20"/>
          <w:ins w:id="2067" w:author="ttclandm" w:date="2025-12-19T08:42:00Z"/>
          <w:trPrChange w:id="2068"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069"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4218D80" w14:textId="77777777" w:rsidR="001B0496" w:rsidRPr="00310428" w:rsidRDefault="001B0496" w:rsidP="001B0496">
            <w:pPr>
              <w:spacing w:line="259" w:lineRule="auto"/>
              <w:ind w:right="14"/>
              <w:jc w:val="center"/>
              <w:rPr>
                <w:ins w:id="2070" w:author="ttclandm" w:date="2025-12-19T08:42:00Z"/>
                <w:rFonts w:ascii="Times New Roman" w:hAnsi="Times New Roman" w:cs="Times New Roman"/>
                <w:color w:val="000000" w:themeColor="text1"/>
                <w:sz w:val="22"/>
                <w:szCs w:val="22"/>
              </w:rPr>
            </w:pPr>
            <w:ins w:id="2071" w:author="ttclandm" w:date="2025-12-19T08:42:00Z">
              <w:r w:rsidRPr="00310428">
                <w:rPr>
                  <w:rFonts w:ascii="Times New Roman" w:hAnsi="Times New Roman" w:cs="Times New Roman"/>
                  <w:color w:val="000000" w:themeColor="text1"/>
                  <w:sz w:val="22"/>
                  <w:szCs w:val="22"/>
                </w:rPr>
                <w:t>2</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072"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63E3714" w14:textId="77777777" w:rsidR="001B0496" w:rsidRPr="00310428" w:rsidRDefault="001B0496" w:rsidP="001B0496">
            <w:pPr>
              <w:spacing w:line="259" w:lineRule="auto"/>
              <w:rPr>
                <w:ins w:id="2073" w:author="ttclandm" w:date="2025-12-19T08:42:00Z"/>
                <w:rFonts w:ascii="Times New Roman" w:hAnsi="Times New Roman" w:cs="Times New Roman"/>
                <w:color w:val="000000" w:themeColor="text1"/>
                <w:sz w:val="22"/>
                <w:szCs w:val="22"/>
              </w:rPr>
            </w:pPr>
            <w:ins w:id="2074" w:author="ttclandm" w:date="2025-12-19T08:42:00Z">
              <w:r w:rsidRPr="00310428">
                <w:rPr>
                  <w:rFonts w:ascii="Times New Roman" w:hAnsi="Times New Roman" w:cs="Times New Roman"/>
                  <w:color w:val="000000" w:themeColor="text1"/>
                  <w:sz w:val="22"/>
                  <w:szCs w:val="22"/>
                </w:rPr>
                <w:t>Vệ sinh cửa gen điện, nước, cửa ra vào khu vực chờ thang máy</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07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BD3A9FF" w14:textId="77777777" w:rsidR="001B0496" w:rsidRPr="00310428" w:rsidRDefault="001B0496" w:rsidP="001B0496">
            <w:pPr>
              <w:spacing w:line="259" w:lineRule="auto"/>
              <w:ind w:right="18"/>
              <w:jc w:val="center"/>
              <w:rPr>
                <w:ins w:id="2076" w:author="ttclandm" w:date="2025-12-19T08:42:00Z"/>
                <w:rFonts w:ascii="Times New Roman" w:eastAsia="Wingdings"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077"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222D6A2A" w14:textId="77777777" w:rsidR="001B0496" w:rsidRPr="00310428" w:rsidRDefault="001B0496" w:rsidP="001B0496">
            <w:pPr>
              <w:spacing w:line="259" w:lineRule="auto"/>
              <w:ind w:left="50"/>
              <w:jc w:val="center"/>
              <w:rPr>
                <w:ins w:id="2078" w:author="ttclandm" w:date="2025-12-19T08:42:00Z"/>
                <w:rFonts w:ascii="Times New Roman" w:hAnsi="Times New Roman" w:cs="Times New Roman"/>
                <w:color w:val="000000" w:themeColor="text1"/>
                <w:sz w:val="22"/>
                <w:szCs w:val="22"/>
              </w:rPr>
            </w:pPr>
            <w:ins w:id="2079" w:author="ttclandm" w:date="2025-12-19T08:42:00Z">
              <w:r w:rsidRPr="00310428">
                <w:rPr>
                  <w:rFonts w:ascii="Times New Roman"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2080"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434E8E85" w14:textId="77777777" w:rsidR="001B0496" w:rsidRPr="00310428" w:rsidRDefault="001B0496" w:rsidP="001B0496">
            <w:pPr>
              <w:spacing w:line="259" w:lineRule="auto"/>
              <w:ind w:left="47"/>
              <w:jc w:val="center"/>
              <w:rPr>
                <w:ins w:id="2081"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82"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37BE662C" w14:textId="77777777" w:rsidR="001B0496" w:rsidRPr="00310428" w:rsidRDefault="001B0496" w:rsidP="001B0496">
            <w:pPr>
              <w:spacing w:line="259" w:lineRule="auto"/>
              <w:ind w:left="50"/>
              <w:jc w:val="center"/>
              <w:rPr>
                <w:ins w:id="2083"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084"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1E62885E" w14:textId="77777777" w:rsidR="001B0496" w:rsidRPr="00310428" w:rsidRDefault="001B0496" w:rsidP="001B0496">
            <w:pPr>
              <w:spacing w:line="259" w:lineRule="auto"/>
              <w:ind w:left="48"/>
              <w:jc w:val="center"/>
              <w:rPr>
                <w:ins w:id="2085"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086"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45164495" w14:textId="77777777" w:rsidR="001B0496" w:rsidRPr="00310428" w:rsidRDefault="001B0496" w:rsidP="001B0496">
            <w:pPr>
              <w:spacing w:line="259" w:lineRule="auto"/>
              <w:jc w:val="center"/>
              <w:rPr>
                <w:ins w:id="2087" w:author="ttclandm" w:date="2025-12-19T08:42:00Z"/>
                <w:rFonts w:ascii="Times New Roman" w:hAnsi="Times New Roman" w:cs="Times New Roman"/>
                <w:color w:val="000000" w:themeColor="text1"/>
                <w:sz w:val="22"/>
                <w:szCs w:val="22"/>
              </w:rPr>
            </w:pPr>
          </w:p>
        </w:tc>
      </w:tr>
      <w:tr w:rsidR="001B0496" w:rsidRPr="001B0496" w14:paraId="727CCB4D" w14:textId="77777777" w:rsidTr="001B0496">
        <w:trPr>
          <w:trHeight w:val="20"/>
          <w:ins w:id="2088" w:author="ttclandm" w:date="2025-12-19T08:42:00Z"/>
          <w:trPrChange w:id="2089" w:author="ttclandm" w:date="2025-12-19T08:43:00Z">
            <w:trPr>
              <w:gridBefore w:val="2"/>
              <w:trHeight w:val="366"/>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090"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18DB49D7" w14:textId="77777777" w:rsidR="001B0496" w:rsidRPr="00310428" w:rsidRDefault="001B0496" w:rsidP="001B0496">
            <w:pPr>
              <w:spacing w:line="259" w:lineRule="auto"/>
              <w:ind w:right="14"/>
              <w:jc w:val="center"/>
              <w:rPr>
                <w:ins w:id="2091" w:author="ttclandm" w:date="2025-12-19T08:42:00Z"/>
                <w:rFonts w:ascii="Times New Roman" w:hAnsi="Times New Roman" w:cs="Times New Roman"/>
                <w:color w:val="000000" w:themeColor="text1"/>
                <w:sz w:val="22"/>
                <w:szCs w:val="22"/>
              </w:rPr>
            </w:pPr>
            <w:ins w:id="2092" w:author="ttclandm" w:date="2025-12-19T08:42:00Z">
              <w:r w:rsidRPr="00310428">
                <w:rPr>
                  <w:rFonts w:ascii="Times New Roman" w:hAnsi="Times New Roman" w:cs="Times New Roman"/>
                  <w:color w:val="000000" w:themeColor="text1"/>
                  <w:sz w:val="22"/>
                  <w:szCs w:val="22"/>
                </w:rPr>
                <w:t>3</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093"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2FAC7707" w14:textId="77777777" w:rsidR="001B0496" w:rsidRPr="00310428" w:rsidRDefault="001B0496" w:rsidP="001B0496">
            <w:pPr>
              <w:spacing w:line="259" w:lineRule="auto"/>
              <w:rPr>
                <w:ins w:id="2094" w:author="ttclandm" w:date="2025-12-19T08:42:00Z"/>
                <w:rFonts w:ascii="Times New Roman" w:hAnsi="Times New Roman" w:cs="Times New Roman"/>
                <w:color w:val="000000" w:themeColor="text1"/>
                <w:sz w:val="22"/>
                <w:szCs w:val="22"/>
              </w:rPr>
            </w:pPr>
            <w:ins w:id="2095" w:author="ttclandm" w:date="2025-12-19T08:42:00Z">
              <w:r w:rsidRPr="00310428">
                <w:rPr>
                  <w:rFonts w:ascii="Times New Roman" w:hAnsi="Times New Roman" w:cs="Times New Roman"/>
                  <w:color w:val="000000" w:themeColor="text1"/>
                  <w:sz w:val="22"/>
                  <w:szCs w:val="22"/>
                </w:rPr>
                <w:t xml:space="preserve">Gom và thay bao rác dơ.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096"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065F21B0" w14:textId="77777777" w:rsidR="001B0496" w:rsidRPr="00310428" w:rsidRDefault="001B0496" w:rsidP="001B0496">
            <w:pPr>
              <w:spacing w:line="259" w:lineRule="auto"/>
              <w:ind w:right="18"/>
              <w:jc w:val="center"/>
              <w:rPr>
                <w:ins w:id="2097" w:author="ttclandm" w:date="2025-12-19T08:42:00Z"/>
                <w:rFonts w:ascii="Times New Roman" w:hAnsi="Times New Roman" w:cs="Times New Roman"/>
                <w:color w:val="000000" w:themeColor="text1"/>
                <w:sz w:val="22"/>
                <w:szCs w:val="22"/>
              </w:rPr>
            </w:pPr>
            <w:ins w:id="2098"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2099"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0A9BFDC2" w14:textId="77777777" w:rsidR="001B0496" w:rsidRPr="00310428" w:rsidRDefault="001B0496" w:rsidP="001B0496">
            <w:pPr>
              <w:spacing w:line="259" w:lineRule="auto"/>
              <w:ind w:left="50"/>
              <w:jc w:val="center"/>
              <w:rPr>
                <w:ins w:id="210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01"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D62C462" w14:textId="77777777" w:rsidR="001B0496" w:rsidRPr="00310428" w:rsidRDefault="001B0496" w:rsidP="001B0496">
            <w:pPr>
              <w:spacing w:line="259" w:lineRule="auto"/>
              <w:ind w:left="47"/>
              <w:jc w:val="center"/>
              <w:rPr>
                <w:ins w:id="210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0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114B353" w14:textId="77777777" w:rsidR="001B0496" w:rsidRPr="00310428" w:rsidRDefault="001B0496" w:rsidP="001B0496">
            <w:pPr>
              <w:spacing w:line="259" w:lineRule="auto"/>
              <w:ind w:left="50"/>
              <w:jc w:val="center"/>
              <w:rPr>
                <w:ins w:id="2104"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05"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2305B2F" w14:textId="77777777" w:rsidR="001B0496" w:rsidRPr="00310428" w:rsidRDefault="001B0496" w:rsidP="001B0496">
            <w:pPr>
              <w:spacing w:line="259" w:lineRule="auto"/>
              <w:ind w:left="48"/>
              <w:jc w:val="center"/>
              <w:rPr>
                <w:ins w:id="2106"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107"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5426E06E" w14:textId="77777777" w:rsidR="001B0496" w:rsidRPr="00310428" w:rsidRDefault="001B0496" w:rsidP="001B0496">
            <w:pPr>
              <w:spacing w:line="259" w:lineRule="auto"/>
              <w:jc w:val="center"/>
              <w:rPr>
                <w:ins w:id="2108" w:author="ttclandm" w:date="2025-12-19T08:42:00Z"/>
                <w:rFonts w:ascii="Times New Roman" w:hAnsi="Times New Roman" w:cs="Times New Roman"/>
                <w:color w:val="000000" w:themeColor="text1"/>
                <w:sz w:val="22"/>
                <w:szCs w:val="22"/>
              </w:rPr>
            </w:pPr>
          </w:p>
        </w:tc>
      </w:tr>
      <w:tr w:rsidR="001B0496" w:rsidRPr="001B0496" w14:paraId="496AB763" w14:textId="77777777" w:rsidTr="001B0496">
        <w:trPr>
          <w:trHeight w:val="20"/>
          <w:ins w:id="2109" w:author="ttclandm" w:date="2025-12-19T08:42:00Z"/>
          <w:trPrChange w:id="2110"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111"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38904607" w14:textId="77777777" w:rsidR="001B0496" w:rsidRPr="00310428" w:rsidRDefault="001B0496" w:rsidP="001B0496">
            <w:pPr>
              <w:spacing w:line="259" w:lineRule="auto"/>
              <w:ind w:right="14"/>
              <w:jc w:val="center"/>
              <w:rPr>
                <w:ins w:id="2112" w:author="ttclandm" w:date="2025-12-19T08:42:00Z"/>
                <w:rFonts w:ascii="Times New Roman" w:hAnsi="Times New Roman" w:cs="Times New Roman"/>
                <w:color w:val="000000" w:themeColor="text1"/>
                <w:sz w:val="22"/>
                <w:szCs w:val="22"/>
              </w:rPr>
            </w:pPr>
            <w:ins w:id="2113" w:author="ttclandm" w:date="2025-12-19T08:42:00Z">
              <w:r w:rsidRPr="00310428">
                <w:rPr>
                  <w:rFonts w:ascii="Times New Roman" w:hAnsi="Times New Roman" w:cs="Times New Roman"/>
                  <w:color w:val="000000" w:themeColor="text1"/>
                  <w:sz w:val="22"/>
                  <w:szCs w:val="22"/>
                </w:rPr>
                <w:t>4</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114"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11DB5A87" w14:textId="77777777" w:rsidR="001B0496" w:rsidRPr="00310428" w:rsidRDefault="001B0496" w:rsidP="001B0496">
            <w:pPr>
              <w:spacing w:line="259" w:lineRule="auto"/>
              <w:rPr>
                <w:ins w:id="2115" w:author="ttclandm" w:date="2025-12-19T08:42:00Z"/>
                <w:rFonts w:ascii="Times New Roman" w:hAnsi="Times New Roman" w:cs="Times New Roman"/>
                <w:color w:val="000000" w:themeColor="text1"/>
                <w:sz w:val="22"/>
                <w:szCs w:val="22"/>
              </w:rPr>
            </w:pPr>
            <w:ins w:id="2116" w:author="ttclandm" w:date="2025-12-19T08:42:00Z">
              <w:r w:rsidRPr="00310428">
                <w:rPr>
                  <w:rFonts w:ascii="Times New Roman" w:hAnsi="Times New Roman" w:cs="Times New Roman"/>
                  <w:color w:val="000000" w:themeColor="text1"/>
                  <w:sz w:val="22"/>
                  <w:szCs w:val="22"/>
                </w:rPr>
                <w:t>Quét mạng nhện.</w:t>
              </w:r>
            </w:ins>
          </w:p>
          <w:p w14:paraId="272CBAAC" w14:textId="77777777" w:rsidR="001B0496" w:rsidRPr="00310428" w:rsidRDefault="001B0496" w:rsidP="001B0496">
            <w:pPr>
              <w:spacing w:line="259" w:lineRule="auto"/>
              <w:rPr>
                <w:ins w:id="2117" w:author="ttclandm" w:date="2025-12-19T08:42:00Z"/>
                <w:rFonts w:ascii="Times New Roman" w:hAnsi="Times New Roman" w:cs="Times New Roman"/>
                <w:color w:val="000000" w:themeColor="text1"/>
                <w:sz w:val="22"/>
                <w:szCs w:val="22"/>
              </w:rPr>
            </w:pPr>
            <w:ins w:id="2118" w:author="ttclandm" w:date="2025-12-19T08:42:00Z">
              <w:r w:rsidRPr="00310428">
                <w:rPr>
                  <w:rFonts w:ascii="Times New Roman" w:hAnsi="Times New Roman" w:cs="Times New Roman"/>
                  <w:color w:val="000000" w:themeColor="text1"/>
                  <w:sz w:val="22"/>
                  <w:szCs w:val="22"/>
                </w:rPr>
                <w:t>Vệ sinh rác nổI, rãnh cống xung quanh B1/B2</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119"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7A0212DA" w14:textId="77777777" w:rsidR="001B0496" w:rsidRPr="00310428" w:rsidRDefault="001B0496" w:rsidP="001B0496">
            <w:pPr>
              <w:spacing w:line="259" w:lineRule="auto"/>
              <w:ind w:left="41"/>
              <w:jc w:val="center"/>
              <w:rPr>
                <w:ins w:id="2120"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121"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3C9A2224" w14:textId="77777777" w:rsidR="001B0496" w:rsidRPr="00310428" w:rsidRDefault="001B0496" w:rsidP="001B0496">
            <w:pPr>
              <w:spacing w:line="259" w:lineRule="auto"/>
              <w:ind w:left="50"/>
              <w:jc w:val="center"/>
              <w:rPr>
                <w:ins w:id="212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23"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001C9D1E" w14:textId="77777777" w:rsidR="001B0496" w:rsidRPr="00310428" w:rsidRDefault="001B0496" w:rsidP="001B0496">
            <w:pPr>
              <w:spacing w:line="259" w:lineRule="auto"/>
              <w:ind w:right="16"/>
              <w:jc w:val="center"/>
              <w:rPr>
                <w:ins w:id="2124" w:author="ttclandm" w:date="2025-12-19T08:42:00Z"/>
                <w:rFonts w:ascii="Times New Roman" w:hAnsi="Times New Roman" w:cs="Times New Roman"/>
                <w:color w:val="000000" w:themeColor="text1"/>
                <w:sz w:val="22"/>
                <w:szCs w:val="22"/>
              </w:rPr>
            </w:pPr>
            <w:ins w:id="2125" w:author="ttclandm" w:date="2025-12-19T08:42:00Z">
              <w:r w:rsidRPr="00310428">
                <w:rPr>
                  <w:rFonts w:ascii="Times New Roman" w:eastAsia="Wingdings" w:hAnsi="Times New Roman" w:cs="Times New Roman"/>
                  <w:color w:val="000000" w:themeColor="text1"/>
                  <w:sz w:val="22"/>
                  <w:szCs w:val="22"/>
                </w:rPr>
                <w:t>x</w:t>
              </w:r>
            </w:ins>
          </w:p>
        </w:tc>
        <w:tc>
          <w:tcPr>
            <w:tcW w:w="977" w:type="dxa"/>
            <w:tcBorders>
              <w:top w:val="single" w:sz="4" w:space="0" w:color="000000"/>
              <w:left w:val="single" w:sz="4" w:space="0" w:color="000000"/>
              <w:bottom w:val="single" w:sz="4" w:space="0" w:color="000000"/>
              <w:right w:val="single" w:sz="4" w:space="0" w:color="000000"/>
            </w:tcBorders>
            <w:vAlign w:val="center"/>
            <w:tcPrChange w:id="2126"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4C439CC" w14:textId="77777777" w:rsidR="001B0496" w:rsidRPr="00310428" w:rsidRDefault="001B0496" w:rsidP="001B0496">
            <w:pPr>
              <w:spacing w:line="259" w:lineRule="auto"/>
              <w:ind w:left="50"/>
              <w:jc w:val="center"/>
              <w:rPr>
                <w:ins w:id="2127"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2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56EA4643" w14:textId="77777777" w:rsidR="001B0496" w:rsidRPr="00310428" w:rsidRDefault="001B0496" w:rsidP="001B0496">
            <w:pPr>
              <w:spacing w:line="259" w:lineRule="auto"/>
              <w:ind w:left="48"/>
              <w:jc w:val="center"/>
              <w:rPr>
                <w:ins w:id="2129"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130"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749669EE" w14:textId="77777777" w:rsidR="001B0496" w:rsidRPr="00310428" w:rsidRDefault="001B0496" w:rsidP="001B0496">
            <w:pPr>
              <w:spacing w:line="259" w:lineRule="auto"/>
              <w:jc w:val="center"/>
              <w:rPr>
                <w:ins w:id="2131" w:author="ttclandm" w:date="2025-12-19T08:42:00Z"/>
                <w:rFonts w:ascii="Times New Roman" w:hAnsi="Times New Roman" w:cs="Times New Roman"/>
                <w:color w:val="000000" w:themeColor="text1"/>
                <w:sz w:val="22"/>
                <w:szCs w:val="22"/>
              </w:rPr>
            </w:pPr>
            <w:ins w:id="2132" w:author="ttclandm" w:date="2025-12-19T08:42:00Z">
              <w:r w:rsidRPr="00310428">
                <w:rPr>
                  <w:rFonts w:ascii="Times New Roman" w:hAnsi="Times New Roman" w:cs="Times New Roman"/>
                  <w:color w:val="000000" w:themeColor="text1"/>
                  <w:sz w:val="22"/>
                  <w:szCs w:val="22"/>
                </w:rPr>
                <w:t>Dưới 4m</w:t>
              </w:r>
            </w:ins>
          </w:p>
        </w:tc>
      </w:tr>
      <w:tr w:rsidR="001B0496" w:rsidRPr="001B0496" w14:paraId="0B1E7A1B" w14:textId="77777777" w:rsidTr="001B0496">
        <w:trPr>
          <w:trHeight w:val="20"/>
          <w:ins w:id="2133" w:author="ttclandm" w:date="2025-12-19T08:42:00Z"/>
          <w:trPrChange w:id="2134"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135"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1E0A2869" w14:textId="77777777" w:rsidR="001B0496" w:rsidRPr="00310428" w:rsidRDefault="001B0496" w:rsidP="001B0496">
            <w:pPr>
              <w:spacing w:line="259" w:lineRule="auto"/>
              <w:ind w:right="14"/>
              <w:jc w:val="center"/>
              <w:rPr>
                <w:ins w:id="2136" w:author="ttclandm" w:date="2025-12-19T08:42:00Z"/>
                <w:rFonts w:ascii="Times New Roman" w:hAnsi="Times New Roman" w:cs="Times New Roman"/>
                <w:color w:val="000000" w:themeColor="text1"/>
                <w:sz w:val="22"/>
                <w:szCs w:val="22"/>
              </w:rPr>
            </w:pPr>
            <w:ins w:id="2137" w:author="ttclandm" w:date="2025-12-19T08:42:00Z">
              <w:r w:rsidRPr="00310428">
                <w:rPr>
                  <w:rFonts w:ascii="Times New Roman" w:hAnsi="Times New Roman" w:cs="Times New Roman"/>
                  <w:color w:val="000000" w:themeColor="text1"/>
                  <w:sz w:val="22"/>
                  <w:szCs w:val="22"/>
                </w:rPr>
                <w:t>5</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138"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6BCF6A6" w14:textId="77777777" w:rsidR="001B0496" w:rsidRPr="00310428" w:rsidRDefault="001B0496" w:rsidP="001B0496">
            <w:pPr>
              <w:spacing w:line="259" w:lineRule="auto"/>
              <w:rPr>
                <w:ins w:id="2139" w:author="ttclandm" w:date="2025-12-19T08:42:00Z"/>
                <w:rFonts w:ascii="Times New Roman" w:hAnsi="Times New Roman" w:cs="Times New Roman"/>
                <w:color w:val="000000" w:themeColor="text1"/>
                <w:sz w:val="22"/>
                <w:szCs w:val="22"/>
              </w:rPr>
            </w:pPr>
            <w:ins w:id="2140" w:author="ttclandm" w:date="2025-12-19T08:42:00Z">
              <w:r w:rsidRPr="00310428">
                <w:rPr>
                  <w:rFonts w:ascii="Times New Roman" w:hAnsi="Times New Roman" w:cs="Times New Roman"/>
                  <w:color w:val="000000" w:themeColor="text1"/>
                  <w:sz w:val="22"/>
                  <w:szCs w:val="22"/>
                </w:rPr>
                <w:t xml:space="preserve">Lau sàn các khu vực chờ thang máy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141"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1A4F021E" w14:textId="77777777" w:rsidR="001B0496" w:rsidRPr="00310428" w:rsidRDefault="001B0496" w:rsidP="001B0496">
            <w:pPr>
              <w:spacing w:line="259" w:lineRule="auto"/>
              <w:ind w:right="18"/>
              <w:jc w:val="center"/>
              <w:rPr>
                <w:ins w:id="2142" w:author="ttclandm" w:date="2025-12-19T08:42:00Z"/>
                <w:rFonts w:ascii="Times New Roman" w:hAnsi="Times New Roman" w:cs="Times New Roman"/>
                <w:color w:val="000000" w:themeColor="text1"/>
                <w:sz w:val="22"/>
                <w:szCs w:val="22"/>
              </w:rPr>
            </w:pPr>
            <w:ins w:id="2143" w:author="ttclandm" w:date="2025-12-19T08:42:00Z">
              <w:r w:rsidRPr="00310428">
                <w:rPr>
                  <w:rFonts w:ascii="Times New Roman" w:eastAsia="Wingdings" w:hAnsi="Times New Roman" w:cs="Times New Roman"/>
                  <w:color w:val="000000" w:themeColor="text1"/>
                  <w:sz w:val="22"/>
                  <w:szCs w:val="22"/>
                </w:rPr>
                <w:t>x</w:t>
              </w:r>
            </w:ins>
          </w:p>
        </w:tc>
        <w:tc>
          <w:tcPr>
            <w:tcW w:w="845" w:type="dxa"/>
            <w:tcBorders>
              <w:top w:val="single" w:sz="4" w:space="0" w:color="000000"/>
              <w:left w:val="single" w:sz="4" w:space="0" w:color="000000"/>
              <w:bottom w:val="single" w:sz="4" w:space="0" w:color="000000"/>
              <w:right w:val="single" w:sz="4" w:space="0" w:color="000000"/>
            </w:tcBorders>
            <w:vAlign w:val="center"/>
            <w:tcPrChange w:id="214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410FB22" w14:textId="77777777" w:rsidR="001B0496" w:rsidRPr="00310428" w:rsidRDefault="001B0496" w:rsidP="001B0496">
            <w:pPr>
              <w:spacing w:line="259" w:lineRule="auto"/>
              <w:ind w:left="50"/>
              <w:jc w:val="center"/>
              <w:rPr>
                <w:ins w:id="214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46"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7A7F3711" w14:textId="77777777" w:rsidR="001B0496" w:rsidRPr="00310428" w:rsidRDefault="001B0496" w:rsidP="001B0496">
            <w:pPr>
              <w:spacing w:line="259" w:lineRule="auto"/>
              <w:ind w:right="16"/>
              <w:jc w:val="center"/>
              <w:rPr>
                <w:ins w:id="214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4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D7080B5" w14:textId="77777777" w:rsidR="001B0496" w:rsidRPr="00310428" w:rsidRDefault="001B0496" w:rsidP="001B0496">
            <w:pPr>
              <w:spacing w:line="259" w:lineRule="auto"/>
              <w:ind w:left="50"/>
              <w:jc w:val="center"/>
              <w:rPr>
                <w:ins w:id="214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5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0069191" w14:textId="77777777" w:rsidR="001B0496" w:rsidRPr="00310428" w:rsidRDefault="001B0496" w:rsidP="001B0496">
            <w:pPr>
              <w:spacing w:line="259" w:lineRule="auto"/>
              <w:ind w:left="48"/>
              <w:jc w:val="center"/>
              <w:rPr>
                <w:ins w:id="2151" w:author="ttclandm" w:date="2025-12-19T08:42:00Z"/>
                <w:rFonts w:ascii="Times New Roman" w:hAnsi="Times New Roman" w:cs="Times New Roman"/>
                <w:color w:val="000000" w:themeColor="text1"/>
                <w:sz w:val="22"/>
                <w:szCs w:val="22"/>
              </w:rPr>
            </w:pPr>
          </w:p>
        </w:tc>
        <w:tc>
          <w:tcPr>
            <w:tcW w:w="1064" w:type="dxa"/>
            <w:tcBorders>
              <w:top w:val="single" w:sz="4" w:space="0" w:color="000000"/>
              <w:left w:val="single" w:sz="4" w:space="0" w:color="000000"/>
              <w:bottom w:val="single" w:sz="4" w:space="0" w:color="000000"/>
              <w:right w:val="single" w:sz="4" w:space="0" w:color="000000"/>
            </w:tcBorders>
            <w:vAlign w:val="center"/>
            <w:tcPrChange w:id="2152"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770B6494" w14:textId="77777777" w:rsidR="001B0496" w:rsidRPr="00310428" w:rsidRDefault="001B0496" w:rsidP="001B0496">
            <w:pPr>
              <w:spacing w:line="259" w:lineRule="auto"/>
              <w:jc w:val="center"/>
              <w:rPr>
                <w:ins w:id="2153" w:author="ttclandm" w:date="2025-12-19T08:42:00Z"/>
                <w:rFonts w:ascii="Times New Roman" w:hAnsi="Times New Roman" w:cs="Times New Roman"/>
                <w:color w:val="000000" w:themeColor="text1"/>
                <w:sz w:val="22"/>
                <w:szCs w:val="22"/>
              </w:rPr>
            </w:pPr>
          </w:p>
        </w:tc>
      </w:tr>
      <w:tr w:rsidR="001B0496" w:rsidRPr="001B0496" w14:paraId="7C69F872" w14:textId="77777777" w:rsidTr="001B0496">
        <w:trPr>
          <w:trHeight w:val="20"/>
          <w:ins w:id="2154" w:author="ttclandm" w:date="2025-12-19T08:42:00Z"/>
          <w:trPrChange w:id="2155"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15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2B3F067F" w14:textId="77777777" w:rsidR="001B0496" w:rsidRPr="00310428" w:rsidRDefault="001B0496" w:rsidP="001B0496">
            <w:pPr>
              <w:spacing w:line="259" w:lineRule="auto"/>
              <w:ind w:right="14"/>
              <w:jc w:val="center"/>
              <w:rPr>
                <w:ins w:id="2157" w:author="ttclandm" w:date="2025-12-19T08:42:00Z"/>
                <w:rFonts w:ascii="Times New Roman" w:hAnsi="Times New Roman" w:cs="Times New Roman"/>
                <w:color w:val="000000" w:themeColor="text1"/>
                <w:sz w:val="22"/>
                <w:szCs w:val="22"/>
              </w:rPr>
            </w:pPr>
            <w:ins w:id="2158" w:author="ttclandm" w:date="2025-12-19T08:42:00Z">
              <w:r w:rsidRPr="00310428">
                <w:rPr>
                  <w:rFonts w:ascii="Times New Roman" w:hAnsi="Times New Roman" w:cs="Times New Roman"/>
                  <w:color w:val="000000" w:themeColor="text1"/>
                  <w:sz w:val="22"/>
                  <w:szCs w:val="22"/>
                </w:rPr>
                <w:t>6</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15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2BE901D1" w14:textId="77777777" w:rsidR="001B0496" w:rsidRPr="00310428" w:rsidRDefault="001B0496" w:rsidP="001B0496">
            <w:pPr>
              <w:spacing w:line="259" w:lineRule="auto"/>
              <w:rPr>
                <w:ins w:id="2160" w:author="ttclandm" w:date="2025-12-19T08:42:00Z"/>
                <w:rFonts w:ascii="Times New Roman" w:hAnsi="Times New Roman" w:cs="Times New Roman"/>
                <w:color w:val="000000" w:themeColor="text1"/>
                <w:sz w:val="22"/>
                <w:szCs w:val="22"/>
              </w:rPr>
            </w:pPr>
            <w:ins w:id="2161" w:author="ttclandm" w:date="2025-12-19T08:42:00Z">
              <w:r w:rsidRPr="00310428">
                <w:rPr>
                  <w:rFonts w:ascii="Times New Roman" w:hAnsi="Times New Roman" w:cs="Times New Roman"/>
                  <w:color w:val="000000" w:themeColor="text1"/>
                  <w:sz w:val="22"/>
                  <w:szCs w:val="22"/>
                </w:rPr>
                <w:t xml:space="preserve">Vệ sinh ống trần khu vực tầng hầm </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162"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24F773F0" w14:textId="77777777" w:rsidR="001B0496" w:rsidRPr="00310428" w:rsidRDefault="001B0496" w:rsidP="001B0496">
            <w:pPr>
              <w:spacing w:line="259" w:lineRule="auto"/>
              <w:ind w:left="41"/>
              <w:jc w:val="center"/>
              <w:rPr>
                <w:ins w:id="2163"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164"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44277CD4" w14:textId="77777777" w:rsidR="001B0496" w:rsidRPr="00310428" w:rsidRDefault="001B0496" w:rsidP="001B0496">
            <w:pPr>
              <w:spacing w:line="259" w:lineRule="auto"/>
              <w:ind w:left="50"/>
              <w:jc w:val="center"/>
              <w:rPr>
                <w:ins w:id="2165"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66"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39ECA529" w14:textId="77777777" w:rsidR="001B0496" w:rsidRPr="00310428" w:rsidRDefault="001B0496" w:rsidP="001B0496">
            <w:pPr>
              <w:spacing w:line="259" w:lineRule="auto"/>
              <w:ind w:right="16"/>
              <w:jc w:val="center"/>
              <w:rPr>
                <w:ins w:id="2167"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68"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4688EF0F" w14:textId="77777777" w:rsidR="001B0496" w:rsidRPr="00310428" w:rsidRDefault="001B0496" w:rsidP="001B0496">
            <w:pPr>
              <w:spacing w:line="259" w:lineRule="auto"/>
              <w:ind w:left="50"/>
              <w:jc w:val="center"/>
              <w:rPr>
                <w:ins w:id="2169"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70"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0E47F223" w14:textId="77777777" w:rsidR="001B0496" w:rsidRPr="00310428" w:rsidRDefault="001B0496" w:rsidP="001B0496">
            <w:pPr>
              <w:spacing w:line="259" w:lineRule="auto"/>
              <w:ind w:left="48"/>
              <w:jc w:val="center"/>
              <w:rPr>
                <w:ins w:id="2171" w:author="ttclandm" w:date="2025-12-19T08:42:00Z"/>
                <w:rFonts w:ascii="Times New Roman" w:hAnsi="Times New Roman" w:cs="Times New Roman"/>
                <w:color w:val="000000" w:themeColor="text1"/>
                <w:sz w:val="22"/>
                <w:szCs w:val="22"/>
              </w:rPr>
            </w:pPr>
            <w:ins w:id="2172" w:author="ttclandm" w:date="2025-12-19T08:42:00Z">
              <w:r w:rsidRPr="00310428">
                <w:rPr>
                  <w:rFonts w:ascii="Times New Roman" w:hAnsi="Times New Roman" w:cs="Times New Roman"/>
                  <w:color w:val="000000" w:themeColor="text1"/>
                  <w:sz w:val="22"/>
                  <w:szCs w:val="22"/>
                </w:rPr>
                <w:t>x</w:t>
              </w:r>
            </w:ins>
          </w:p>
        </w:tc>
        <w:tc>
          <w:tcPr>
            <w:tcW w:w="1064" w:type="dxa"/>
            <w:tcBorders>
              <w:top w:val="single" w:sz="4" w:space="0" w:color="000000"/>
              <w:left w:val="single" w:sz="4" w:space="0" w:color="000000"/>
              <w:bottom w:val="single" w:sz="4" w:space="0" w:color="000000"/>
              <w:right w:val="single" w:sz="4" w:space="0" w:color="000000"/>
            </w:tcBorders>
            <w:vAlign w:val="center"/>
            <w:tcPrChange w:id="2173"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7920DA77" w14:textId="77777777" w:rsidR="001B0496" w:rsidRPr="00310428" w:rsidRDefault="001B0496" w:rsidP="001B0496">
            <w:pPr>
              <w:spacing w:line="259" w:lineRule="auto"/>
              <w:jc w:val="center"/>
              <w:rPr>
                <w:ins w:id="2174" w:author="ttclandm" w:date="2025-12-19T08:42:00Z"/>
                <w:rFonts w:ascii="Times New Roman" w:hAnsi="Times New Roman" w:cs="Times New Roman"/>
                <w:color w:val="000000" w:themeColor="text1"/>
                <w:sz w:val="22"/>
                <w:szCs w:val="22"/>
              </w:rPr>
            </w:pPr>
          </w:p>
        </w:tc>
      </w:tr>
      <w:tr w:rsidR="001B0496" w:rsidRPr="001B0496" w14:paraId="5E0D7141" w14:textId="77777777" w:rsidTr="001B0496">
        <w:trPr>
          <w:trHeight w:val="20"/>
          <w:ins w:id="2175" w:author="ttclandm" w:date="2025-12-19T08:42:00Z"/>
          <w:trPrChange w:id="2176" w:author="ttclandm" w:date="2025-12-19T08:43:00Z">
            <w:trPr>
              <w:gridBefore w:val="2"/>
              <w:trHeight w:val="639"/>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177"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086D18F1" w14:textId="77777777" w:rsidR="001B0496" w:rsidRPr="00310428" w:rsidRDefault="001B0496" w:rsidP="001B0496">
            <w:pPr>
              <w:spacing w:line="259" w:lineRule="auto"/>
              <w:ind w:right="14"/>
              <w:jc w:val="center"/>
              <w:rPr>
                <w:ins w:id="2178" w:author="ttclandm" w:date="2025-12-19T08:42:00Z"/>
                <w:rFonts w:ascii="Times New Roman" w:hAnsi="Times New Roman" w:cs="Times New Roman"/>
                <w:color w:val="000000" w:themeColor="text1"/>
                <w:sz w:val="22"/>
                <w:szCs w:val="22"/>
              </w:rPr>
            </w:pPr>
            <w:ins w:id="2179" w:author="ttclandm" w:date="2025-12-19T08:42:00Z">
              <w:r w:rsidRPr="00310428">
                <w:rPr>
                  <w:rFonts w:ascii="Times New Roman" w:hAnsi="Times New Roman" w:cs="Times New Roman"/>
                  <w:color w:val="000000" w:themeColor="text1"/>
                  <w:sz w:val="22"/>
                  <w:szCs w:val="22"/>
                </w:rPr>
                <w:t>7</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180"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5C627BD6" w14:textId="77777777" w:rsidR="001B0496" w:rsidRPr="00310428" w:rsidRDefault="001B0496" w:rsidP="001B0496">
            <w:pPr>
              <w:spacing w:line="259" w:lineRule="auto"/>
              <w:rPr>
                <w:ins w:id="2181" w:author="ttclandm" w:date="2025-12-19T08:42:00Z"/>
                <w:rFonts w:ascii="Times New Roman" w:hAnsi="Times New Roman" w:cs="Times New Roman"/>
                <w:color w:val="000000" w:themeColor="text1"/>
                <w:sz w:val="22"/>
                <w:szCs w:val="22"/>
              </w:rPr>
            </w:pPr>
            <w:ins w:id="2182" w:author="ttclandm" w:date="2025-12-19T08:42:00Z">
              <w:r w:rsidRPr="00310428">
                <w:rPr>
                  <w:rFonts w:ascii="Times New Roman" w:hAnsi="Times New Roman" w:cs="Times New Roman"/>
                  <w:color w:val="000000" w:themeColor="text1"/>
                  <w:sz w:val="22"/>
                  <w:szCs w:val="22"/>
                </w:rPr>
                <w:t>Đánh sàn khu vực tầng hầm, ram dốc hầm</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183"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4935B9FA" w14:textId="77777777" w:rsidR="001B0496" w:rsidRPr="00310428" w:rsidRDefault="001B0496" w:rsidP="001B0496">
            <w:pPr>
              <w:spacing w:line="259" w:lineRule="auto"/>
              <w:ind w:left="41"/>
              <w:jc w:val="center"/>
              <w:rPr>
                <w:ins w:id="2184"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185"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2D2C819D" w14:textId="77777777" w:rsidR="001B0496" w:rsidRPr="00310428" w:rsidRDefault="001B0496" w:rsidP="001B0496">
            <w:pPr>
              <w:spacing w:line="259" w:lineRule="auto"/>
              <w:ind w:left="50"/>
              <w:jc w:val="center"/>
              <w:rPr>
                <w:ins w:id="2186"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87"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1F753D0D" w14:textId="77777777" w:rsidR="001B0496" w:rsidRPr="00310428" w:rsidRDefault="001B0496" w:rsidP="001B0496">
            <w:pPr>
              <w:spacing w:line="259" w:lineRule="auto"/>
              <w:ind w:right="16"/>
              <w:jc w:val="center"/>
              <w:rPr>
                <w:ins w:id="2188"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89"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FB3ED78" w14:textId="77777777" w:rsidR="001B0496" w:rsidRPr="00310428" w:rsidRDefault="001B0496" w:rsidP="001B0496">
            <w:pPr>
              <w:spacing w:line="259" w:lineRule="auto"/>
              <w:ind w:left="50"/>
              <w:jc w:val="center"/>
              <w:rPr>
                <w:ins w:id="2190"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19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4A9F4F3" w14:textId="77777777" w:rsidR="001B0496" w:rsidRPr="00310428" w:rsidRDefault="001B0496" w:rsidP="001B0496">
            <w:pPr>
              <w:spacing w:line="259" w:lineRule="auto"/>
              <w:ind w:left="48"/>
              <w:jc w:val="center"/>
              <w:rPr>
                <w:ins w:id="2192" w:author="ttclandm" w:date="2025-12-19T08:42:00Z"/>
                <w:rFonts w:ascii="Times New Roman" w:hAnsi="Times New Roman" w:cs="Times New Roman"/>
                <w:color w:val="000000" w:themeColor="text1"/>
                <w:sz w:val="22"/>
                <w:szCs w:val="22"/>
              </w:rPr>
            </w:pPr>
            <w:ins w:id="2193" w:author="ttclandm" w:date="2025-12-19T08:42:00Z">
              <w:r w:rsidRPr="00310428">
                <w:rPr>
                  <w:rFonts w:ascii="Times New Roman" w:eastAsia="Wingdings" w:hAnsi="Times New Roman" w:cs="Times New Roman"/>
                  <w:color w:val="000000" w:themeColor="text1"/>
                  <w:sz w:val="22"/>
                  <w:szCs w:val="22"/>
                </w:rPr>
                <w:t>x</w:t>
              </w:r>
            </w:ins>
          </w:p>
        </w:tc>
        <w:tc>
          <w:tcPr>
            <w:tcW w:w="1064" w:type="dxa"/>
            <w:tcBorders>
              <w:top w:val="single" w:sz="4" w:space="0" w:color="000000"/>
              <w:left w:val="single" w:sz="4" w:space="0" w:color="000000"/>
              <w:bottom w:val="single" w:sz="4" w:space="0" w:color="000000"/>
              <w:right w:val="single" w:sz="4" w:space="0" w:color="000000"/>
            </w:tcBorders>
            <w:vAlign w:val="center"/>
            <w:tcPrChange w:id="2194"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6726FEE4" w14:textId="77777777" w:rsidR="001B0496" w:rsidRPr="00310428" w:rsidRDefault="001B0496" w:rsidP="001B0496">
            <w:pPr>
              <w:spacing w:line="259" w:lineRule="auto"/>
              <w:jc w:val="center"/>
              <w:rPr>
                <w:ins w:id="2195" w:author="ttclandm" w:date="2025-12-19T08:42:00Z"/>
                <w:rFonts w:ascii="Times New Roman" w:hAnsi="Times New Roman" w:cs="Times New Roman"/>
                <w:color w:val="000000" w:themeColor="text1"/>
                <w:sz w:val="22"/>
                <w:szCs w:val="22"/>
              </w:rPr>
            </w:pPr>
          </w:p>
        </w:tc>
      </w:tr>
      <w:tr w:rsidR="001B0496" w:rsidRPr="001B0496" w14:paraId="403BA15D" w14:textId="77777777" w:rsidTr="001B0496">
        <w:trPr>
          <w:trHeight w:val="20"/>
          <w:ins w:id="2196" w:author="ttclandm" w:date="2025-12-19T08:42:00Z"/>
          <w:trPrChange w:id="2197" w:author="ttclandm" w:date="2025-12-19T08:43:00Z">
            <w:trPr>
              <w:gridBefore w:val="2"/>
              <w:trHeight w:val="36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198"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4BEB131" w14:textId="77777777" w:rsidR="001B0496" w:rsidRPr="00310428" w:rsidRDefault="001B0496" w:rsidP="001B0496">
            <w:pPr>
              <w:spacing w:line="259" w:lineRule="auto"/>
              <w:ind w:right="14"/>
              <w:jc w:val="center"/>
              <w:rPr>
                <w:ins w:id="2199" w:author="ttclandm" w:date="2025-12-19T08:42:00Z"/>
                <w:rFonts w:ascii="Times New Roman" w:hAnsi="Times New Roman" w:cs="Times New Roman"/>
                <w:b/>
                <w:bCs/>
                <w:color w:val="000000" w:themeColor="text1"/>
                <w:sz w:val="22"/>
                <w:szCs w:val="22"/>
              </w:rPr>
            </w:pPr>
            <w:ins w:id="2200" w:author="ttclandm" w:date="2025-12-19T08:42:00Z">
              <w:r w:rsidRPr="00310428">
                <w:rPr>
                  <w:rFonts w:ascii="Times New Roman" w:hAnsi="Times New Roman" w:cs="Times New Roman"/>
                  <w:b/>
                  <w:bCs/>
                  <w:color w:val="000000" w:themeColor="text1"/>
                  <w:sz w:val="22"/>
                  <w:szCs w:val="22"/>
                </w:rPr>
                <w:t>VI</w:t>
              </w:r>
            </w:ins>
          </w:p>
        </w:tc>
        <w:tc>
          <w:tcPr>
            <w:tcW w:w="9756" w:type="dxa"/>
            <w:gridSpan w:val="8"/>
            <w:tcBorders>
              <w:top w:val="single" w:sz="4" w:space="0" w:color="000000"/>
              <w:left w:val="single" w:sz="4" w:space="0" w:color="000000"/>
              <w:bottom w:val="single" w:sz="4" w:space="0" w:color="000000"/>
              <w:right w:val="single" w:sz="4" w:space="0" w:color="000000"/>
            </w:tcBorders>
            <w:vAlign w:val="center"/>
            <w:tcPrChange w:id="2201" w:author="ttclandm" w:date="2025-12-19T08:43:00Z">
              <w:tcPr>
                <w:tcW w:w="9755" w:type="dxa"/>
                <w:gridSpan w:val="12"/>
                <w:tcBorders>
                  <w:top w:val="single" w:sz="4" w:space="0" w:color="000000"/>
                  <w:left w:val="single" w:sz="4" w:space="0" w:color="000000"/>
                  <w:bottom w:val="single" w:sz="4" w:space="0" w:color="000000"/>
                  <w:right w:val="single" w:sz="4" w:space="0" w:color="000000"/>
                </w:tcBorders>
                <w:vAlign w:val="center"/>
              </w:tcPr>
            </w:tcPrChange>
          </w:tcPr>
          <w:p w14:paraId="62A071D3" w14:textId="77777777" w:rsidR="001B0496" w:rsidRPr="00310428" w:rsidRDefault="001B0496" w:rsidP="001B0496">
            <w:pPr>
              <w:spacing w:line="259" w:lineRule="auto"/>
              <w:rPr>
                <w:ins w:id="2202" w:author="ttclandm" w:date="2025-12-19T08:42:00Z"/>
                <w:rFonts w:ascii="Times New Roman" w:hAnsi="Times New Roman" w:cs="Times New Roman"/>
                <w:b/>
                <w:bCs/>
                <w:color w:val="000000" w:themeColor="text1"/>
                <w:sz w:val="22"/>
                <w:szCs w:val="22"/>
              </w:rPr>
            </w:pPr>
            <w:ins w:id="2203" w:author="ttclandm" w:date="2025-12-19T08:42:00Z">
              <w:r w:rsidRPr="00310428">
                <w:rPr>
                  <w:rFonts w:ascii="Times New Roman" w:hAnsi="Times New Roman" w:cs="Times New Roman"/>
                  <w:b/>
                  <w:bCs/>
                  <w:color w:val="000000" w:themeColor="text1"/>
                  <w:sz w:val="22"/>
                  <w:szCs w:val="22"/>
                </w:rPr>
                <w:t>CÔNG TÁC VỆ SINH ĐỊNH KỲ KHÁC</w:t>
              </w:r>
            </w:ins>
          </w:p>
        </w:tc>
      </w:tr>
      <w:tr w:rsidR="001B0496" w:rsidRPr="001B0496" w14:paraId="5506DDF1" w14:textId="77777777" w:rsidTr="001B0496">
        <w:trPr>
          <w:trHeight w:val="20"/>
          <w:ins w:id="2204" w:author="ttclandm" w:date="2025-12-19T08:42:00Z"/>
          <w:trPrChange w:id="2205" w:author="ttclandm" w:date="2025-12-19T08:43:00Z">
            <w:trPr>
              <w:gridBefore w:val="2"/>
              <w:trHeight w:val="678"/>
            </w:trPr>
          </w:trPrChange>
        </w:trPr>
        <w:tc>
          <w:tcPr>
            <w:tcW w:w="789" w:type="dxa"/>
            <w:tcBorders>
              <w:top w:val="single" w:sz="4" w:space="0" w:color="000000"/>
              <w:left w:val="single" w:sz="4" w:space="0" w:color="000000"/>
              <w:bottom w:val="single" w:sz="4" w:space="0" w:color="000000"/>
              <w:right w:val="single" w:sz="4" w:space="0" w:color="000000"/>
            </w:tcBorders>
            <w:vAlign w:val="center"/>
            <w:tcPrChange w:id="2206" w:author="ttclandm" w:date="2025-12-19T08:43:00Z">
              <w:tcPr>
                <w:tcW w:w="790" w:type="dxa"/>
                <w:tcBorders>
                  <w:top w:val="single" w:sz="4" w:space="0" w:color="000000"/>
                  <w:left w:val="single" w:sz="4" w:space="0" w:color="000000"/>
                  <w:bottom w:val="single" w:sz="4" w:space="0" w:color="000000"/>
                  <w:right w:val="single" w:sz="4" w:space="0" w:color="000000"/>
                </w:tcBorders>
                <w:vAlign w:val="center"/>
              </w:tcPr>
            </w:tcPrChange>
          </w:tcPr>
          <w:p w14:paraId="4AAA5456" w14:textId="77777777" w:rsidR="001B0496" w:rsidRPr="00310428" w:rsidRDefault="001B0496" w:rsidP="001B0496">
            <w:pPr>
              <w:spacing w:line="259" w:lineRule="auto"/>
              <w:ind w:right="14"/>
              <w:jc w:val="center"/>
              <w:rPr>
                <w:ins w:id="2207" w:author="ttclandm" w:date="2025-12-19T08:42:00Z"/>
                <w:rFonts w:ascii="Times New Roman" w:hAnsi="Times New Roman" w:cs="Times New Roman"/>
                <w:color w:val="000000" w:themeColor="text1"/>
                <w:sz w:val="22"/>
                <w:szCs w:val="22"/>
              </w:rPr>
            </w:pPr>
            <w:ins w:id="2208" w:author="ttclandm" w:date="2025-12-19T08:42:00Z">
              <w:r w:rsidRPr="00310428">
                <w:rPr>
                  <w:rFonts w:ascii="Times New Roman" w:hAnsi="Times New Roman" w:cs="Times New Roman"/>
                  <w:color w:val="000000" w:themeColor="text1"/>
                  <w:sz w:val="22"/>
                  <w:szCs w:val="22"/>
                </w:rPr>
                <w:t>1</w:t>
              </w:r>
            </w:ins>
          </w:p>
        </w:tc>
        <w:tc>
          <w:tcPr>
            <w:tcW w:w="3929" w:type="dxa"/>
            <w:tcBorders>
              <w:top w:val="single" w:sz="4" w:space="0" w:color="000000"/>
              <w:left w:val="single" w:sz="4" w:space="0" w:color="000000"/>
              <w:bottom w:val="single" w:sz="4" w:space="0" w:color="000000"/>
              <w:right w:val="single" w:sz="4" w:space="0" w:color="000000"/>
            </w:tcBorders>
            <w:vAlign w:val="center"/>
            <w:tcPrChange w:id="2209" w:author="ttclandm" w:date="2025-12-19T08:43:00Z">
              <w:tcPr>
                <w:tcW w:w="3961" w:type="dxa"/>
                <w:gridSpan w:val="2"/>
                <w:tcBorders>
                  <w:top w:val="single" w:sz="4" w:space="0" w:color="000000"/>
                  <w:left w:val="single" w:sz="4" w:space="0" w:color="000000"/>
                  <w:bottom w:val="single" w:sz="4" w:space="0" w:color="000000"/>
                  <w:right w:val="single" w:sz="4" w:space="0" w:color="000000"/>
                </w:tcBorders>
                <w:vAlign w:val="center"/>
              </w:tcPr>
            </w:tcPrChange>
          </w:tcPr>
          <w:p w14:paraId="03724222" w14:textId="55CC21C5" w:rsidR="001B0496" w:rsidRPr="00310428" w:rsidRDefault="001B0496" w:rsidP="001B0496">
            <w:pPr>
              <w:spacing w:line="259" w:lineRule="auto"/>
              <w:rPr>
                <w:ins w:id="2210" w:author="ttclandm" w:date="2025-12-19T08:42:00Z"/>
                <w:rFonts w:ascii="Times New Roman" w:hAnsi="Times New Roman" w:cs="Times New Roman"/>
                <w:color w:val="000000" w:themeColor="text1"/>
                <w:sz w:val="22"/>
                <w:szCs w:val="22"/>
              </w:rPr>
            </w:pPr>
            <w:ins w:id="2211" w:author="ttclandm" w:date="2025-12-19T08:42:00Z">
              <w:r w:rsidRPr="00310428">
                <w:rPr>
                  <w:rFonts w:ascii="Times New Roman" w:hAnsi="Times New Roman" w:cs="Times New Roman"/>
                  <w:color w:val="000000" w:themeColor="text1"/>
                  <w:sz w:val="22"/>
                  <w:szCs w:val="22"/>
                </w:rPr>
                <w:t>Vệ Sinh Canopy 6/tháng 1 lần (</w:t>
              </w:r>
              <w:del w:id="2212" w:author="Thu HA" w:date="2026-04-13T14:47:00Z" w16du:dateUtc="2026-04-13T07:47:00Z">
                <w:r w:rsidRPr="00310428" w:rsidDel="007B478D">
                  <w:rPr>
                    <w:rFonts w:ascii="Times New Roman" w:hAnsi="Times New Roman" w:cs="Times New Roman"/>
                    <w:color w:val="000000" w:themeColor="text1"/>
                    <w:sz w:val="22"/>
                    <w:szCs w:val="22"/>
                  </w:rPr>
                  <w:delText>xit</w:delText>
                </w:r>
              </w:del>
            </w:ins>
            <w:ins w:id="2213" w:author="Thu HA" w:date="2026-04-13T14:47:00Z" w16du:dateUtc="2026-04-13T07:47:00Z">
              <w:r w:rsidR="007B478D">
                <w:rPr>
                  <w:rFonts w:ascii="Times New Roman" w:hAnsi="Times New Roman" w:cs="Times New Roman"/>
                  <w:color w:val="000000" w:themeColor="text1"/>
                  <w:sz w:val="22"/>
                  <w:szCs w:val="22"/>
                </w:rPr>
                <w:t>xịt</w:t>
              </w:r>
            </w:ins>
            <w:ins w:id="2214" w:author="ttclandm" w:date="2025-12-19T08:42:00Z">
              <w:r w:rsidRPr="00310428">
                <w:rPr>
                  <w:rFonts w:ascii="Times New Roman" w:hAnsi="Times New Roman" w:cs="Times New Roman"/>
                  <w:color w:val="000000" w:themeColor="text1"/>
                  <w:sz w:val="22"/>
                  <w:szCs w:val="22"/>
                </w:rPr>
                <w:t xml:space="preserve"> rửa nước dùng hóa chất chuyên dụng vs, cào nước sạch sau khi vs xong)</w:t>
              </w:r>
            </w:ins>
          </w:p>
        </w:tc>
        <w:tc>
          <w:tcPr>
            <w:tcW w:w="987" w:type="dxa"/>
            <w:gridSpan w:val="2"/>
            <w:tcBorders>
              <w:top w:val="single" w:sz="4" w:space="0" w:color="000000"/>
              <w:left w:val="single" w:sz="4" w:space="0" w:color="000000"/>
              <w:bottom w:val="single" w:sz="4" w:space="0" w:color="000000"/>
              <w:right w:val="single" w:sz="4" w:space="0" w:color="000000"/>
            </w:tcBorders>
            <w:vAlign w:val="center"/>
            <w:tcPrChange w:id="2215" w:author="ttclandm" w:date="2025-12-19T08:43:00Z">
              <w:tcPr>
                <w:tcW w:w="992" w:type="dxa"/>
                <w:gridSpan w:val="3"/>
                <w:tcBorders>
                  <w:top w:val="single" w:sz="4" w:space="0" w:color="000000"/>
                  <w:left w:val="single" w:sz="4" w:space="0" w:color="000000"/>
                  <w:bottom w:val="single" w:sz="4" w:space="0" w:color="000000"/>
                  <w:right w:val="single" w:sz="4" w:space="0" w:color="000000"/>
                </w:tcBorders>
                <w:vAlign w:val="center"/>
              </w:tcPr>
            </w:tcPrChange>
          </w:tcPr>
          <w:p w14:paraId="515FD27D" w14:textId="77777777" w:rsidR="001B0496" w:rsidRPr="00310428" w:rsidRDefault="001B0496" w:rsidP="001B0496">
            <w:pPr>
              <w:spacing w:line="259" w:lineRule="auto"/>
              <w:ind w:left="41"/>
              <w:jc w:val="center"/>
              <w:rPr>
                <w:ins w:id="2216" w:author="ttclandm" w:date="2025-12-19T08:42:00Z"/>
                <w:rFonts w:ascii="Times New Roman" w:hAnsi="Times New Roman" w:cs="Times New Roman"/>
                <w:color w:val="000000" w:themeColor="text1"/>
                <w:sz w:val="22"/>
                <w:szCs w:val="22"/>
              </w:rPr>
            </w:pPr>
          </w:p>
        </w:tc>
        <w:tc>
          <w:tcPr>
            <w:tcW w:w="845" w:type="dxa"/>
            <w:tcBorders>
              <w:top w:val="single" w:sz="4" w:space="0" w:color="000000"/>
              <w:left w:val="single" w:sz="4" w:space="0" w:color="000000"/>
              <w:bottom w:val="single" w:sz="4" w:space="0" w:color="000000"/>
              <w:right w:val="single" w:sz="4" w:space="0" w:color="000000"/>
            </w:tcBorders>
            <w:vAlign w:val="center"/>
            <w:tcPrChange w:id="2217" w:author="ttclandm" w:date="2025-12-19T08:43:00Z">
              <w:tcPr>
                <w:tcW w:w="846" w:type="dxa"/>
                <w:gridSpan w:val="2"/>
                <w:tcBorders>
                  <w:top w:val="single" w:sz="4" w:space="0" w:color="000000"/>
                  <w:left w:val="single" w:sz="4" w:space="0" w:color="000000"/>
                  <w:bottom w:val="single" w:sz="4" w:space="0" w:color="000000"/>
                  <w:right w:val="single" w:sz="4" w:space="0" w:color="000000"/>
                </w:tcBorders>
                <w:vAlign w:val="center"/>
              </w:tcPr>
            </w:tcPrChange>
          </w:tcPr>
          <w:p w14:paraId="641AF1D4" w14:textId="77777777" w:rsidR="001B0496" w:rsidRPr="00310428" w:rsidRDefault="001B0496" w:rsidP="001B0496">
            <w:pPr>
              <w:spacing w:line="259" w:lineRule="auto"/>
              <w:ind w:left="50"/>
              <w:jc w:val="center"/>
              <w:rPr>
                <w:ins w:id="2218"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219" w:author="ttclandm" w:date="2025-12-19T08:43:00Z">
              <w:tcPr>
                <w:tcW w:w="981" w:type="dxa"/>
                <w:gridSpan w:val="2"/>
                <w:tcBorders>
                  <w:top w:val="single" w:sz="4" w:space="0" w:color="000000"/>
                  <w:left w:val="single" w:sz="4" w:space="0" w:color="000000"/>
                  <w:bottom w:val="single" w:sz="4" w:space="0" w:color="000000"/>
                  <w:right w:val="single" w:sz="4" w:space="0" w:color="000000"/>
                </w:tcBorders>
                <w:vAlign w:val="center"/>
              </w:tcPr>
            </w:tcPrChange>
          </w:tcPr>
          <w:p w14:paraId="78BC4BD9" w14:textId="77777777" w:rsidR="001B0496" w:rsidRPr="00310428" w:rsidRDefault="001B0496" w:rsidP="001B0496">
            <w:pPr>
              <w:spacing w:line="259" w:lineRule="auto"/>
              <w:ind w:right="16"/>
              <w:jc w:val="center"/>
              <w:rPr>
                <w:ins w:id="2220" w:author="ttclandm" w:date="2025-12-19T08:42:00Z"/>
                <w:rFonts w:ascii="Times New Roman" w:eastAsia="Wingdings"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221"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6AB6AB02" w14:textId="77777777" w:rsidR="001B0496" w:rsidRPr="00310428" w:rsidRDefault="001B0496" w:rsidP="001B0496">
            <w:pPr>
              <w:spacing w:line="259" w:lineRule="auto"/>
              <w:ind w:left="50"/>
              <w:jc w:val="center"/>
              <w:rPr>
                <w:ins w:id="2222" w:author="ttclandm" w:date="2025-12-19T08:42:00Z"/>
                <w:rFonts w:ascii="Times New Roman" w:hAnsi="Times New Roman" w:cs="Times New Roman"/>
                <w:color w:val="000000" w:themeColor="text1"/>
                <w:sz w:val="22"/>
                <w:szCs w:val="22"/>
              </w:rPr>
            </w:pPr>
          </w:p>
        </w:tc>
        <w:tc>
          <w:tcPr>
            <w:tcW w:w="977" w:type="dxa"/>
            <w:tcBorders>
              <w:top w:val="single" w:sz="4" w:space="0" w:color="000000"/>
              <w:left w:val="single" w:sz="4" w:space="0" w:color="000000"/>
              <w:bottom w:val="single" w:sz="4" w:space="0" w:color="000000"/>
              <w:right w:val="single" w:sz="4" w:space="0" w:color="000000"/>
            </w:tcBorders>
            <w:vAlign w:val="center"/>
            <w:tcPrChange w:id="2223" w:author="ttclandm" w:date="2025-12-19T08:43:00Z">
              <w:tcPr>
                <w:tcW w:w="981" w:type="dxa"/>
                <w:tcBorders>
                  <w:top w:val="single" w:sz="4" w:space="0" w:color="000000"/>
                  <w:left w:val="single" w:sz="4" w:space="0" w:color="000000"/>
                  <w:bottom w:val="single" w:sz="4" w:space="0" w:color="000000"/>
                  <w:right w:val="single" w:sz="4" w:space="0" w:color="000000"/>
                </w:tcBorders>
                <w:vAlign w:val="center"/>
              </w:tcPr>
            </w:tcPrChange>
          </w:tcPr>
          <w:p w14:paraId="7CCB4A35" w14:textId="77777777" w:rsidR="001B0496" w:rsidRPr="00310428" w:rsidRDefault="001B0496" w:rsidP="001B0496">
            <w:pPr>
              <w:spacing w:line="259" w:lineRule="auto"/>
              <w:ind w:right="16"/>
              <w:jc w:val="center"/>
              <w:rPr>
                <w:ins w:id="2224" w:author="ttclandm" w:date="2025-12-19T08:42:00Z"/>
                <w:rFonts w:ascii="Times New Roman" w:eastAsia="Wingdings" w:hAnsi="Times New Roman" w:cs="Times New Roman"/>
                <w:color w:val="000000" w:themeColor="text1"/>
                <w:sz w:val="22"/>
                <w:szCs w:val="22"/>
              </w:rPr>
            </w:pPr>
            <w:ins w:id="2225" w:author="ttclandm" w:date="2025-12-19T08:42:00Z">
              <w:r w:rsidRPr="00310428">
                <w:rPr>
                  <w:rFonts w:ascii="Times New Roman" w:eastAsia="Wingdings" w:hAnsi="Times New Roman" w:cs="Times New Roman"/>
                  <w:color w:val="000000" w:themeColor="text1"/>
                  <w:sz w:val="22"/>
                  <w:szCs w:val="22"/>
                </w:rPr>
                <w:t>x</w:t>
              </w:r>
            </w:ins>
          </w:p>
        </w:tc>
        <w:tc>
          <w:tcPr>
            <w:tcW w:w="1064" w:type="dxa"/>
            <w:tcBorders>
              <w:top w:val="single" w:sz="4" w:space="0" w:color="000000"/>
              <w:left w:val="single" w:sz="4" w:space="0" w:color="000000"/>
              <w:bottom w:val="single" w:sz="4" w:space="0" w:color="000000"/>
              <w:right w:val="single" w:sz="4" w:space="0" w:color="000000"/>
            </w:tcBorders>
            <w:vAlign w:val="center"/>
            <w:tcPrChange w:id="2226" w:author="ttclandm" w:date="2025-12-19T08:43:00Z">
              <w:tcPr>
                <w:tcW w:w="1013" w:type="dxa"/>
                <w:tcBorders>
                  <w:top w:val="single" w:sz="4" w:space="0" w:color="000000"/>
                  <w:left w:val="single" w:sz="4" w:space="0" w:color="000000"/>
                  <w:bottom w:val="single" w:sz="4" w:space="0" w:color="000000"/>
                  <w:right w:val="single" w:sz="4" w:space="0" w:color="000000"/>
                </w:tcBorders>
                <w:vAlign w:val="center"/>
              </w:tcPr>
            </w:tcPrChange>
          </w:tcPr>
          <w:p w14:paraId="1DEAD555" w14:textId="77777777" w:rsidR="001B0496" w:rsidRPr="00310428" w:rsidRDefault="001B0496" w:rsidP="001B0496">
            <w:pPr>
              <w:spacing w:line="259" w:lineRule="auto"/>
              <w:jc w:val="center"/>
              <w:rPr>
                <w:ins w:id="2227" w:author="ttclandm" w:date="2025-12-19T08:42:00Z"/>
                <w:rFonts w:ascii="Times New Roman" w:hAnsi="Times New Roman" w:cs="Times New Roman"/>
                <w:color w:val="000000" w:themeColor="text1"/>
                <w:sz w:val="22"/>
                <w:szCs w:val="22"/>
              </w:rPr>
            </w:pPr>
          </w:p>
        </w:tc>
      </w:tr>
      <w:bookmarkEnd w:id="1011"/>
    </w:tbl>
    <w:p w14:paraId="2EB46962" w14:textId="5A3B92F1" w:rsidR="00C74142" w:rsidRDefault="00C74142">
      <w:pPr>
        <w:rPr>
          <w:ins w:id="2228" w:author="Thu HA" w:date="2026-04-13T14:47:00Z" w16du:dateUtc="2026-04-13T07:47:00Z"/>
          <w:rFonts w:ascii="Times New Roman" w:hAnsi="Times New Roman" w:cs="Times New Roman"/>
        </w:rPr>
      </w:pPr>
    </w:p>
    <w:p w14:paraId="7603FF04" w14:textId="77777777" w:rsidR="007B478D" w:rsidRPr="007B478D" w:rsidRDefault="007B478D" w:rsidP="007B478D">
      <w:pPr>
        <w:rPr>
          <w:ins w:id="2229" w:author="Thu HA" w:date="2026-04-13T14:47:00Z" w16du:dateUtc="2026-04-13T07:47:00Z"/>
          <w:rFonts w:ascii="Times New Roman" w:hAnsi="Times New Roman" w:cs="Times New Roman"/>
        </w:rPr>
      </w:pPr>
    </w:p>
    <w:p w14:paraId="5149C9BE" w14:textId="77777777" w:rsidR="007B478D" w:rsidRDefault="007B478D" w:rsidP="007B478D">
      <w:pPr>
        <w:rPr>
          <w:ins w:id="2230" w:author="Thu HA" w:date="2026-04-13T14:47:00Z" w16du:dateUtc="2026-04-13T07:47:00Z"/>
          <w:rFonts w:ascii="Times New Roman" w:hAnsi="Times New Roman" w:cs="Times New Roman"/>
        </w:rPr>
      </w:pPr>
    </w:p>
    <w:p w14:paraId="60799664" w14:textId="77777777" w:rsidR="007B478D" w:rsidRPr="007B478D" w:rsidRDefault="007B478D">
      <w:pPr>
        <w:jc w:val="center"/>
        <w:rPr>
          <w:rFonts w:ascii="Times New Roman" w:hAnsi="Times New Roman" w:cs="Times New Roman"/>
          <w:rPrChange w:id="2231" w:author="Thu HA" w:date="2026-04-13T14:47:00Z" w16du:dateUtc="2026-04-13T07:47:00Z">
            <w:rPr/>
          </w:rPrChange>
        </w:rPr>
        <w:pPrChange w:id="2232" w:author="Thu HA" w:date="2026-04-13T14:47:00Z" w16du:dateUtc="2026-04-13T07:47:00Z">
          <w:pPr/>
        </w:pPrChange>
      </w:pPr>
    </w:p>
    <w:sectPr w:rsidR="007B478D" w:rsidRPr="007B478D" w:rsidSect="00C74142">
      <w:footerReference w:type="default" r:id="rId8"/>
      <w:pgSz w:w="11907" w:h="16839" w:code="9"/>
      <w:pgMar w:top="993" w:right="992" w:bottom="1260" w:left="1418" w:header="720"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171DE" w14:textId="77777777" w:rsidR="00D05BC4" w:rsidRDefault="00D05BC4" w:rsidP="00C74142">
      <w:r>
        <w:separator/>
      </w:r>
    </w:p>
  </w:endnote>
  <w:endnote w:type="continuationSeparator" w:id="0">
    <w:p w14:paraId="030BD1D9" w14:textId="77777777" w:rsidR="00D05BC4" w:rsidRDefault="00D05BC4" w:rsidP="00C74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C592" w14:textId="77777777" w:rsidR="001B0496" w:rsidRPr="00056D91" w:rsidRDefault="001B0496" w:rsidP="001B0496">
    <w:pPr>
      <w:pStyle w:val="Footer"/>
      <w:tabs>
        <w:tab w:val="clear" w:pos="4680"/>
        <w:tab w:val="clear" w:pos="9360"/>
      </w:tabs>
      <w:rPr>
        <w:rFonts w:ascii="Times New Roman" w:hAnsi="Times New Roman" w:cs="Times New Roman"/>
        <w:b/>
        <w:caps/>
        <w:noProof/>
        <w:color w:val="000000" w:themeColor="text1"/>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24C3" w14:textId="77777777" w:rsidR="00D05BC4" w:rsidRDefault="00D05BC4" w:rsidP="00C74142">
      <w:r>
        <w:separator/>
      </w:r>
    </w:p>
  </w:footnote>
  <w:footnote w:type="continuationSeparator" w:id="0">
    <w:p w14:paraId="3047AFC8" w14:textId="77777777" w:rsidR="00D05BC4" w:rsidRDefault="00D05BC4" w:rsidP="00C741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8FD"/>
    <w:multiLevelType w:val="hybridMultilevel"/>
    <w:tmpl w:val="AF9204D8"/>
    <w:lvl w:ilvl="0" w:tplc="163C3B22">
      <w:start w:val="10"/>
      <w:numFmt w:val="lowerLetter"/>
      <w:lvlText w:val="%1."/>
      <w:lvlJc w:val="left"/>
      <w:pPr>
        <w:ind w:left="24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1331A"/>
    <w:multiLevelType w:val="hybridMultilevel"/>
    <w:tmpl w:val="B75242EA"/>
    <w:lvl w:ilvl="0" w:tplc="EB98CE58">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90D70E9"/>
    <w:multiLevelType w:val="hybridMultilevel"/>
    <w:tmpl w:val="649ABC56"/>
    <w:lvl w:ilvl="0" w:tplc="26EC9488">
      <w:start w:val="1"/>
      <w:numFmt w:val="lowerLetter"/>
      <w:lvlText w:val="%1."/>
      <w:lvlJc w:val="right"/>
      <w:pPr>
        <w:ind w:left="720" w:hanging="360"/>
      </w:pPr>
      <w:rPr>
        <w:rFonts w:hint="default"/>
      </w:rPr>
    </w:lvl>
    <w:lvl w:ilvl="1" w:tplc="AA868944">
      <w:start w:val="1"/>
      <w:numFmt w:val="decimal"/>
      <w:lvlText w:val="%2."/>
      <w:lvlJc w:val="left"/>
      <w:pPr>
        <w:ind w:left="1440" w:hanging="360"/>
      </w:pPr>
      <w:rPr>
        <w:rFonts w:hint="default"/>
      </w:rPr>
    </w:lvl>
    <w:lvl w:ilvl="2" w:tplc="622A6BA0">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D17D8"/>
    <w:multiLevelType w:val="hybridMultilevel"/>
    <w:tmpl w:val="D30062A8"/>
    <w:lvl w:ilvl="0" w:tplc="F9B8C672">
      <w:start w:val="1"/>
      <w:numFmt w:val="lowerLetter"/>
      <w:lvlText w:val="%1."/>
      <w:lvlJc w:val="left"/>
      <w:pPr>
        <w:ind w:left="900" w:hanging="360"/>
      </w:pPr>
      <w:rPr>
        <w:rFont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E9A49B2"/>
    <w:multiLevelType w:val="multilevel"/>
    <w:tmpl w:val="B596E7DA"/>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B119C3"/>
    <w:multiLevelType w:val="hybridMultilevel"/>
    <w:tmpl w:val="F888454A"/>
    <w:lvl w:ilvl="0" w:tplc="0409000F">
      <w:start w:val="1"/>
      <w:numFmt w:val="decimal"/>
      <w:lvlText w:val="%1."/>
      <w:lvlJc w:val="left"/>
      <w:pPr>
        <w:ind w:left="75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0315315"/>
    <w:multiLevelType w:val="hybridMultilevel"/>
    <w:tmpl w:val="0E6C896C"/>
    <w:lvl w:ilvl="0" w:tplc="1AFEF1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C353F"/>
    <w:multiLevelType w:val="hybridMultilevel"/>
    <w:tmpl w:val="C9A42AB2"/>
    <w:lvl w:ilvl="0" w:tplc="60A04942">
      <w:start w:val="1"/>
      <w:numFmt w:val="decimal"/>
      <w:lvlText w:val="10.%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6420F"/>
    <w:multiLevelType w:val="multilevel"/>
    <w:tmpl w:val="15E6420F"/>
    <w:lvl w:ilvl="0">
      <w:start w:val="1"/>
      <w:numFmt w:val="upperRoman"/>
      <w:lvlText w:val="%1."/>
      <w:lvlJc w:val="left"/>
      <w:pPr>
        <w:ind w:left="728" w:hanging="720"/>
      </w:pPr>
      <w:rPr>
        <w:rFonts w:hint="default"/>
        <w:b/>
        <w:i w:val="0"/>
        <w:iCs w:val="0"/>
      </w:rPr>
    </w:lvl>
    <w:lvl w:ilvl="1">
      <w:start w:val="1"/>
      <w:numFmt w:val="lowerLetter"/>
      <w:lvlText w:val="%2."/>
      <w:lvlJc w:val="left"/>
      <w:pPr>
        <w:ind w:left="1088" w:hanging="360"/>
      </w:pPr>
    </w:lvl>
    <w:lvl w:ilvl="2">
      <w:start w:val="1"/>
      <w:numFmt w:val="lowerRoman"/>
      <w:lvlText w:val="%3."/>
      <w:lvlJc w:val="right"/>
      <w:pPr>
        <w:ind w:left="1808" w:hanging="180"/>
      </w:pPr>
    </w:lvl>
    <w:lvl w:ilvl="3">
      <w:start w:val="1"/>
      <w:numFmt w:val="decimal"/>
      <w:lvlText w:val="%4."/>
      <w:lvlJc w:val="left"/>
      <w:pPr>
        <w:ind w:left="2528" w:hanging="360"/>
      </w:pPr>
    </w:lvl>
    <w:lvl w:ilvl="4">
      <w:start w:val="1"/>
      <w:numFmt w:val="lowerLetter"/>
      <w:lvlText w:val="%5."/>
      <w:lvlJc w:val="left"/>
      <w:pPr>
        <w:ind w:left="3248" w:hanging="360"/>
      </w:pPr>
    </w:lvl>
    <w:lvl w:ilvl="5">
      <w:start w:val="1"/>
      <w:numFmt w:val="lowerRoman"/>
      <w:lvlText w:val="%6."/>
      <w:lvlJc w:val="right"/>
      <w:pPr>
        <w:ind w:left="3968" w:hanging="180"/>
      </w:pPr>
    </w:lvl>
    <w:lvl w:ilvl="6">
      <w:start w:val="1"/>
      <w:numFmt w:val="decimal"/>
      <w:lvlText w:val="%7."/>
      <w:lvlJc w:val="left"/>
      <w:pPr>
        <w:ind w:left="4688" w:hanging="360"/>
      </w:pPr>
    </w:lvl>
    <w:lvl w:ilvl="7">
      <w:start w:val="1"/>
      <w:numFmt w:val="lowerLetter"/>
      <w:lvlText w:val="%8."/>
      <w:lvlJc w:val="left"/>
      <w:pPr>
        <w:ind w:left="5408" w:hanging="360"/>
      </w:pPr>
    </w:lvl>
    <w:lvl w:ilvl="8">
      <w:start w:val="1"/>
      <w:numFmt w:val="lowerRoman"/>
      <w:lvlText w:val="%9."/>
      <w:lvlJc w:val="right"/>
      <w:pPr>
        <w:ind w:left="6128" w:hanging="180"/>
      </w:pPr>
    </w:lvl>
  </w:abstractNum>
  <w:abstractNum w:abstractNumId="9" w15:restartNumberingAfterBreak="0">
    <w:nsid w:val="177D5842"/>
    <w:multiLevelType w:val="hybridMultilevel"/>
    <w:tmpl w:val="240EAF44"/>
    <w:lvl w:ilvl="0" w:tplc="5BDC81AC">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93C52C3"/>
    <w:multiLevelType w:val="hybridMultilevel"/>
    <w:tmpl w:val="189A429C"/>
    <w:lvl w:ilvl="0" w:tplc="EF68FD86">
      <w:start w:val="1"/>
      <w:numFmt w:val="decimal"/>
      <w:lvlText w:val="10.%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996094"/>
    <w:multiLevelType w:val="multilevel"/>
    <w:tmpl w:val="02F0ECD2"/>
    <w:lvl w:ilvl="0">
      <w:start w:val="1"/>
      <w:numFmt w:val="decimal"/>
      <w:lvlText w:val="%1."/>
      <w:lvlJc w:val="left"/>
      <w:pPr>
        <w:tabs>
          <w:tab w:val="num" w:pos="720"/>
        </w:tabs>
        <w:ind w:left="720" w:hanging="360"/>
      </w:pPr>
      <w:rPr>
        <w:rFonts w:cs="Times New Roman"/>
        <w:b/>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CA17ABD"/>
    <w:multiLevelType w:val="hybridMultilevel"/>
    <w:tmpl w:val="A6DA782E"/>
    <w:lvl w:ilvl="0" w:tplc="CE22AAF2">
      <w:start w:val="1"/>
      <w:numFmt w:val="decimal"/>
      <w:lvlText w:val="9.%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C38C2"/>
    <w:multiLevelType w:val="multilevel"/>
    <w:tmpl w:val="4644166E"/>
    <w:lvl w:ilvl="0">
      <w:start w:val="8"/>
      <w:numFmt w:val="decimal"/>
      <w:lvlText w:val="%1"/>
      <w:lvlJc w:val="left"/>
      <w:pPr>
        <w:ind w:left="360" w:hanging="360"/>
      </w:pPr>
      <w:rPr>
        <w:rFonts w:hint="default"/>
      </w:rPr>
    </w:lvl>
    <w:lvl w:ilvl="1">
      <w:start w:val="1"/>
      <w:numFmt w:val="decimal"/>
      <w:lvlText w:val="7.%2."/>
      <w:lvlJc w:val="left"/>
      <w:pPr>
        <w:ind w:left="1069" w:hanging="360"/>
      </w:pPr>
      <w:rPr>
        <w:rFonts w:hint="default"/>
        <w:b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216E3800"/>
    <w:multiLevelType w:val="hybridMultilevel"/>
    <w:tmpl w:val="251AC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0F49B3"/>
    <w:multiLevelType w:val="multilevel"/>
    <w:tmpl w:val="FB7EB8F6"/>
    <w:lvl w:ilvl="0">
      <w:start w:val="3"/>
      <w:numFmt w:val="decimal"/>
      <w:lvlText w:val="%1"/>
      <w:lvlJc w:val="left"/>
      <w:pPr>
        <w:ind w:left="360" w:hanging="360"/>
      </w:pPr>
      <w:rPr>
        <w:rFonts w:hint="default"/>
        <w:color w:val="FF0000"/>
      </w:rPr>
    </w:lvl>
    <w:lvl w:ilvl="1">
      <w:start w:val="1"/>
      <w:numFmt w:val="decimal"/>
      <w:lvlText w:val="3.%2."/>
      <w:lvlJc w:val="left"/>
      <w:pPr>
        <w:ind w:left="360" w:hanging="360"/>
      </w:pPr>
      <w:rPr>
        <w:rFonts w:hint="default"/>
        <w:b/>
        <w:color w:val="auto"/>
        <w:sz w:val="24"/>
        <w:szCs w:val="24"/>
      </w:rPr>
    </w:lvl>
    <w:lvl w:ilvl="2">
      <w:start w:val="1"/>
      <w:numFmt w:val="decimal"/>
      <w:lvlText w:val="%1.%2.%3"/>
      <w:lvlJc w:val="left"/>
      <w:pPr>
        <w:ind w:left="2160" w:hanging="720"/>
      </w:pPr>
      <w:rPr>
        <w:rFonts w:hint="default"/>
        <w:color w:val="FF0000"/>
      </w:rPr>
    </w:lvl>
    <w:lvl w:ilvl="3">
      <w:start w:val="1"/>
      <w:numFmt w:val="decimal"/>
      <w:lvlText w:val="%1.%2.%3.%4"/>
      <w:lvlJc w:val="left"/>
      <w:pPr>
        <w:ind w:left="2880" w:hanging="720"/>
      </w:pPr>
      <w:rPr>
        <w:rFonts w:hint="default"/>
        <w:color w:val="FF0000"/>
      </w:rPr>
    </w:lvl>
    <w:lvl w:ilvl="4">
      <w:start w:val="1"/>
      <w:numFmt w:val="decimal"/>
      <w:lvlText w:val="%1.%2.%3.%4.%5"/>
      <w:lvlJc w:val="left"/>
      <w:pPr>
        <w:ind w:left="3960" w:hanging="1080"/>
      </w:pPr>
      <w:rPr>
        <w:rFonts w:hint="default"/>
        <w:color w:val="FF0000"/>
      </w:rPr>
    </w:lvl>
    <w:lvl w:ilvl="5">
      <w:start w:val="1"/>
      <w:numFmt w:val="decimal"/>
      <w:lvlText w:val="%1.%2.%3.%4.%5.%6"/>
      <w:lvlJc w:val="left"/>
      <w:pPr>
        <w:ind w:left="4680" w:hanging="1080"/>
      </w:pPr>
      <w:rPr>
        <w:rFonts w:hint="default"/>
        <w:color w:val="FF0000"/>
      </w:rPr>
    </w:lvl>
    <w:lvl w:ilvl="6">
      <w:start w:val="1"/>
      <w:numFmt w:val="decimal"/>
      <w:lvlText w:val="%1.%2.%3.%4.%5.%6.%7"/>
      <w:lvlJc w:val="left"/>
      <w:pPr>
        <w:ind w:left="5760" w:hanging="1440"/>
      </w:pPr>
      <w:rPr>
        <w:rFonts w:hint="default"/>
        <w:color w:val="FF0000"/>
      </w:rPr>
    </w:lvl>
    <w:lvl w:ilvl="7">
      <w:start w:val="1"/>
      <w:numFmt w:val="decimal"/>
      <w:lvlText w:val="%1.%2.%3.%4.%5.%6.%7.%8"/>
      <w:lvlJc w:val="left"/>
      <w:pPr>
        <w:ind w:left="6480" w:hanging="1440"/>
      </w:pPr>
      <w:rPr>
        <w:rFonts w:hint="default"/>
        <w:color w:val="FF0000"/>
      </w:rPr>
    </w:lvl>
    <w:lvl w:ilvl="8">
      <w:start w:val="1"/>
      <w:numFmt w:val="decimal"/>
      <w:lvlText w:val="%1.%2.%3.%4.%5.%6.%7.%8.%9"/>
      <w:lvlJc w:val="left"/>
      <w:pPr>
        <w:ind w:left="7560" w:hanging="1800"/>
      </w:pPr>
      <w:rPr>
        <w:rFonts w:hint="default"/>
        <w:color w:val="FF0000"/>
      </w:rPr>
    </w:lvl>
  </w:abstractNum>
  <w:abstractNum w:abstractNumId="16" w15:restartNumberingAfterBreak="0">
    <w:nsid w:val="283A032C"/>
    <w:multiLevelType w:val="hybridMultilevel"/>
    <w:tmpl w:val="1CF664A2"/>
    <w:lvl w:ilvl="0" w:tplc="26D87F06">
      <w:start w:val="1"/>
      <w:numFmt w:val="decimal"/>
      <w:lvlText w:val="9.%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3A6E0B"/>
    <w:multiLevelType w:val="hybridMultilevel"/>
    <w:tmpl w:val="0F8E092E"/>
    <w:lvl w:ilvl="0" w:tplc="8E028850">
      <w:start w:val="1"/>
      <w:numFmt w:val="decimal"/>
      <w:lvlText w:val="3.%1."/>
      <w:lvlJc w:val="left"/>
      <w:pPr>
        <w:ind w:left="720" w:hanging="360"/>
      </w:pPr>
      <w:rPr>
        <w:rFonts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542B3"/>
    <w:multiLevelType w:val="hybridMultilevel"/>
    <w:tmpl w:val="2D267FE8"/>
    <w:lvl w:ilvl="0" w:tplc="38D0F46E">
      <w:start w:val="1"/>
      <w:numFmt w:val="decimal"/>
      <w:lvlText w:val="9.%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CC4181"/>
    <w:multiLevelType w:val="hybridMultilevel"/>
    <w:tmpl w:val="8B10861E"/>
    <w:lvl w:ilvl="0" w:tplc="67F6CDC6">
      <w:start w:val="1"/>
      <w:numFmt w:val="lowerLetter"/>
      <w:lvlText w:val="%1)"/>
      <w:lvlJc w:val="left"/>
      <w:pPr>
        <w:ind w:left="1287" w:hanging="360"/>
      </w:pPr>
      <w:rPr>
        <w:rFonts w:hint="default"/>
        <w:b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8305419"/>
    <w:multiLevelType w:val="hybridMultilevel"/>
    <w:tmpl w:val="E27667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D453A4"/>
    <w:multiLevelType w:val="multilevel"/>
    <w:tmpl w:val="BCE67056"/>
    <w:lvl w:ilvl="0">
      <w:start w:val="5"/>
      <w:numFmt w:val="decimal"/>
      <w:lvlText w:val="%1."/>
      <w:lvlJc w:val="left"/>
      <w:pPr>
        <w:ind w:left="390" w:hanging="390"/>
      </w:pPr>
      <w:rPr>
        <w:rFonts w:hint="default"/>
      </w:rPr>
    </w:lvl>
    <w:lvl w:ilvl="1">
      <w:start w:val="1"/>
      <w:numFmt w:val="decimal"/>
      <w:lvlText w:val="%1.%2."/>
      <w:lvlJc w:val="left"/>
      <w:pPr>
        <w:ind w:left="1110" w:hanging="720"/>
      </w:pPr>
      <w:rPr>
        <w:rFonts w:hint="default"/>
        <w:b/>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22" w15:restartNumberingAfterBreak="0">
    <w:nsid w:val="3C5F46B2"/>
    <w:multiLevelType w:val="hybridMultilevel"/>
    <w:tmpl w:val="AEB4D5AE"/>
    <w:lvl w:ilvl="0" w:tplc="5BDC81AC">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44CE56CC"/>
    <w:multiLevelType w:val="multilevel"/>
    <w:tmpl w:val="F638536E"/>
    <w:lvl w:ilvl="0">
      <w:start w:val="8"/>
      <w:numFmt w:val="decimal"/>
      <w:lvlText w:val="%1"/>
      <w:lvlJc w:val="left"/>
      <w:pPr>
        <w:ind w:left="360" w:hanging="360"/>
      </w:pPr>
      <w:rPr>
        <w:rFonts w:hint="default"/>
      </w:rPr>
    </w:lvl>
    <w:lvl w:ilvl="1">
      <w:start w:val="1"/>
      <w:numFmt w:val="decimal"/>
      <w:lvlText w:val="9.%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4F832A3"/>
    <w:multiLevelType w:val="multilevel"/>
    <w:tmpl w:val="9368944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54B1E3C"/>
    <w:multiLevelType w:val="hybridMultilevel"/>
    <w:tmpl w:val="BBBA59DA"/>
    <w:lvl w:ilvl="0" w:tplc="9A846290">
      <w:start w:val="1"/>
      <w:numFmt w:val="decimal"/>
      <w:lvlText w:val="8.%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7109DF"/>
    <w:multiLevelType w:val="hybridMultilevel"/>
    <w:tmpl w:val="F7702566"/>
    <w:lvl w:ilvl="0" w:tplc="94863DD0">
      <w:start w:val="1"/>
      <w:numFmt w:val="lowerLetter"/>
      <w:lvlText w:val="%1."/>
      <w:lvlJc w:val="center"/>
      <w:pPr>
        <w:ind w:left="720" w:hanging="360"/>
      </w:pPr>
      <w:rPr>
        <w:rFonts w:hint="default"/>
      </w:rPr>
    </w:lvl>
    <w:lvl w:ilvl="1" w:tplc="04090019" w:tentative="1">
      <w:start w:val="1"/>
      <w:numFmt w:val="lowerLetter"/>
      <w:lvlText w:val="%2."/>
      <w:lvlJc w:val="left"/>
      <w:pPr>
        <w:ind w:left="1440" w:hanging="360"/>
      </w:pPr>
    </w:lvl>
    <w:lvl w:ilvl="2" w:tplc="D7C8BFF6">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7C6712"/>
    <w:multiLevelType w:val="multilevel"/>
    <w:tmpl w:val="0C509DA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hint="default"/>
        <w:b/>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4E5A1F83"/>
    <w:multiLevelType w:val="hybridMultilevel"/>
    <w:tmpl w:val="4336F3AE"/>
    <w:lvl w:ilvl="0" w:tplc="E79AAB62">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56820B19"/>
    <w:multiLevelType w:val="hybridMultilevel"/>
    <w:tmpl w:val="EC9CB0B8"/>
    <w:lvl w:ilvl="0" w:tplc="04406D7E">
      <w:start w:val="1"/>
      <w:numFmt w:val="decimal"/>
      <w:lvlText w:val="6.%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FC4806"/>
    <w:multiLevelType w:val="hybridMultilevel"/>
    <w:tmpl w:val="1EAE3A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4E334F"/>
    <w:multiLevelType w:val="hybridMultilevel"/>
    <w:tmpl w:val="231C743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215F66"/>
    <w:multiLevelType w:val="multilevel"/>
    <w:tmpl w:val="E34A22F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30D46F8"/>
    <w:multiLevelType w:val="hybridMultilevel"/>
    <w:tmpl w:val="CFA6C810"/>
    <w:lvl w:ilvl="0" w:tplc="D62E4948">
      <w:start w:val="2"/>
      <w:numFmt w:val="decimal"/>
      <w:lvlText w:val="10.%1."/>
      <w:lvlJc w:val="left"/>
      <w:pPr>
        <w:ind w:left="12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B757B8"/>
    <w:multiLevelType w:val="hybridMultilevel"/>
    <w:tmpl w:val="0FAA6A8E"/>
    <w:lvl w:ilvl="0" w:tplc="A65EF118">
      <w:start w:val="4"/>
      <w:numFmt w:val="lowerLetter"/>
      <w:lvlText w:val="%1."/>
      <w:lvlJc w:val="left"/>
      <w:pPr>
        <w:ind w:left="24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611944"/>
    <w:multiLevelType w:val="hybridMultilevel"/>
    <w:tmpl w:val="07C2E0CE"/>
    <w:lvl w:ilvl="0" w:tplc="5BDC81AC">
      <w:start w:val="1"/>
      <w:numFmt w:val="lowerLetter"/>
      <w:lvlText w:val="%1."/>
      <w:lvlJc w:val="left"/>
      <w:pPr>
        <w:ind w:left="1260" w:hanging="360"/>
      </w:pPr>
      <w:rPr>
        <w:rFont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6" w15:restartNumberingAfterBreak="0">
    <w:nsid w:val="692D35A5"/>
    <w:multiLevelType w:val="multilevel"/>
    <w:tmpl w:val="7C5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91AE3"/>
    <w:multiLevelType w:val="hybridMultilevel"/>
    <w:tmpl w:val="3CDE857C"/>
    <w:lvl w:ilvl="0" w:tplc="04090019">
      <w:start w:val="1"/>
      <w:numFmt w:val="lowerLetter"/>
      <w:lvlText w:val="%1."/>
      <w:lvlJc w:val="left"/>
      <w:pPr>
        <w:ind w:left="2497" w:hanging="360"/>
      </w:pPr>
      <w:rPr>
        <w:rFonts w:hint="default"/>
      </w:rPr>
    </w:lvl>
    <w:lvl w:ilvl="1" w:tplc="04090003">
      <w:start w:val="1"/>
      <w:numFmt w:val="bullet"/>
      <w:lvlText w:val="o"/>
      <w:lvlJc w:val="left"/>
      <w:pPr>
        <w:ind w:left="1630" w:hanging="360"/>
      </w:pPr>
      <w:rPr>
        <w:rFonts w:ascii="Courier New" w:hAnsi="Courier New" w:cs="Courier New" w:hint="default"/>
      </w:rPr>
    </w:lvl>
    <w:lvl w:ilvl="2" w:tplc="5B3ED896">
      <w:numFmt w:val="bullet"/>
      <w:lvlText w:val="-"/>
      <w:lvlJc w:val="left"/>
      <w:pPr>
        <w:ind w:left="2350" w:hanging="360"/>
      </w:pPr>
      <w:rPr>
        <w:rFonts w:ascii="Times New Roman" w:eastAsia="Arial Unicode MS" w:hAnsi="Times New Roman" w:cs="Times New Roman"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38" w15:restartNumberingAfterBreak="0">
    <w:nsid w:val="6DD72AB2"/>
    <w:multiLevelType w:val="hybridMultilevel"/>
    <w:tmpl w:val="5CF82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9341F5"/>
    <w:multiLevelType w:val="hybridMultilevel"/>
    <w:tmpl w:val="326830B0"/>
    <w:lvl w:ilvl="0" w:tplc="5BDC81AC">
      <w:start w:val="1"/>
      <w:numFmt w:val="lowerLetter"/>
      <w:lvlText w:val="%1."/>
      <w:lvlJc w:val="left"/>
      <w:pPr>
        <w:ind w:left="1260" w:hanging="360"/>
      </w:pPr>
      <w:rPr>
        <w:rFont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6EF917F6"/>
    <w:multiLevelType w:val="multilevel"/>
    <w:tmpl w:val="DA080982"/>
    <w:lvl w:ilvl="0">
      <w:start w:val="9"/>
      <w:numFmt w:val="decimal"/>
      <w:lvlText w:val="%1."/>
      <w:lvlJc w:val="left"/>
      <w:pPr>
        <w:ind w:left="360" w:hanging="360"/>
      </w:pPr>
      <w:rPr>
        <w:rFonts w:hint="default"/>
      </w:rPr>
    </w:lvl>
    <w:lvl w:ilvl="1">
      <w:start w:val="1"/>
      <w:numFmt w:val="decimal"/>
      <w:lvlText w:val="10.%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2811BCA"/>
    <w:multiLevelType w:val="multilevel"/>
    <w:tmpl w:val="72811BCA"/>
    <w:lvl w:ilvl="0">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2CB15B5"/>
    <w:multiLevelType w:val="hybridMultilevel"/>
    <w:tmpl w:val="2EA00E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83289D"/>
    <w:multiLevelType w:val="hybridMultilevel"/>
    <w:tmpl w:val="6386AA9A"/>
    <w:lvl w:ilvl="0" w:tplc="4D623BD4">
      <w:start w:val="1"/>
      <w:numFmt w:val="lowerLetter"/>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1434D3"/>
    <w:multiLevelType w:val="multilevel"/>
    <w:tmpl w:val="61C41F66"/>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b/>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7058764">
    <w:abstractNumId w:val="11"/>
  </w:num>
  <w:num w:numId="2" w16cid:durableId="1570264266">
    <w:abstractNumId w:val="27"/>
  </w:num>
  <w:num w:numId="3" w16cid:durableId="1831828843">
    <w:abstractNumId w:val="24"/>
  </w:num>
  <w:num w:numId="4" w16cid:durableId="1603101799">
    <w:abstractNumId w:val="21"/>
  </w:num>
  <w:num w:numId="5" w16cid:durableId="1903833785">
    <w:abstractNumId w:val="28"/>
  </w:num>
  <w:num w:numId="6" w16cid:durableId="10422059">
    <w:abstractNumId w:val="15"/>
  </w:num>
  <w:num w:numId="7" w16cid:durableId="432748948">
    <w:abstractNumId w:val="44"/>
  </w:num>
  <w:num w:numId="8" w16cid:durableId="394278928">
    <w:abstractNumId w:val="29"/>
  </w:num>
  <w:num w:numId="9" w16cid:durableId="1286084764">
    <w:abstractNumId w:val="4"/>
  </w:num>
  <w:num w:numId="10" w16cid:durableId="1978291067">
    <w:abstractNumId w:val="1"/>
  </w:num>
  <w:num w:numId="11" w16cid:durableId="1766074841">
    <w:abstractNumId w:val="23"/>
  </w:num>
  <w:num w:numId="12" w16cid:durableId="893543421">
    <w:abstractNumId w:val="38"/>
  </w:num>
  <w:num w:numId="13" w16cid:durableId="1726445168">
    <w:abstractNumId w:val="14"/>
  </w:num>
  <w:num w:numId="14" w16cid:durableId="271524177">
    <w:abstractNumId w:val="25"/>
  </w:num>
  <w:num w:numId="15" w16cid:durableId="596669871">
    <w:abstractNumId w:val="20"/>
  </w:num>
  <w:num w:numId="16" w16cid:durableId="102498884">
    <w:abstractNumId w:val="30"/>
  </w:num>
  <w:num w:numId="17" w16cid:durableId="976372200">
    <w:abstractNumId w:val="42"/>
  </w:num>
  <w:num w:numId="18" w16cid:durableId="989745600">
    <w:abstractNumId w:val="16"/>
  </w:num>
  <w:num w:numId="19" w16cid:durableId="145124395">
    <w:abstractNumId w:val="7"/>
  </w:num>
  <w:num w:numId="20" w16cid:durableId="850610724">
    <w:abstractNumId w:val="36"/>
  </w:num>
  <w:num w:numId="21" w16cid:durableId="1004934907">
    <w:abstractNumId w:val="31"/>
  </w:num>
  <w:num w:numId="22" w16cid:durableId="714433402">
    <w:abstractNumId w:val="37"/>
  </w:num>
  <w:num w:numId="23" w16cid:durableId="248735276">
    <w:abstractNumId w:val="26"/>
  </w:num>
  <w:num w:numId="24" w16cid:durableId="1502770616">
    <w:abstractNumId w:val="2"/>
  </w:num>
  <w:num w:numId="25" w16cid:durableId="2004703417">
    <w:abstractNumId w:val="0"/>
  </w:num>
  <w:num w:numId="26" w16cid:durableId="1059399304">
    <w:abstractNumId w:val="3"/>
  </w:num>
  <w:num w:numId="27" w16cid:durableId="1186287658">
    <w:abstractNumId w:val="6"/>
  </w:num>
  <w:num w:numId="28" w16cid:durableId="1934706826">
    <w:abstractNumId w:val="34"/>
  </w:num>
  <w:num w:numId="29" w16cid:durableId="1712993846">
    <w:abstractNumId w:val="9"/>
  </w:num>
  <w:num w:numId="30" w16cid:durableId="2117478061">
    <w:abstractNumId w:val="18"/>
  </w:num>
  <w:num w:numId="31" w16cid:durableId="1370640012">
    <w:abstractNumId w:val="35"/>
  </w:num>
  <w:num w:numId="32" w16cid:durableId="1666010641">
    <w:abstractNumId w:val="39"/>
  </w:num>
  <w:num w:numId="33" w16cid:durableId="38022339">
    <w:abstractNumId w:val="22"/>
  </w:num>
  <w:num w:numId="34" w16cid:durableId="272176966">
    <w:abstractNumId w:val="19"/>
  </w:num>
  <w:num w:numId="35" w16cid:durableId="656156467">
    <w:abstractNumId w:val="17"/>
  </w:num>
  <w:num w:numId="36" w16cid:durableId="1273586494">
    <w:abstractNumId w:val="5"/>
  </w:num>
  <w:num w:numId="37" w16cid:durableId="222062846">
    <w:abstractNumId w:val="12"/>
  </w:num>
  <w:num w:numId="38" w16cid:durableId="2107142491">
    <w:abstractNumId w:val="10"/>
  </w:num>
  <w:num w:numId="39" w16cid:durableId="1903445374">
    <w:abstractNumId w:val="33"/>
  </w:num>
  <w:num w:numId="40" w16cid:durableId="158155192">
    <w:abstractNumId w:val="13"/>
  </w:num>
  <w:num w:numId="41" w16cid:durableId="1974481634">
    <w:abstractNumId w:val="43"/>
  </w:num>
  <w:num w:numId="42" w16cid:durableId="25721088">
    <w:abstractNumId w:val="41"/>
  </w:num>
  <w:num w:numId="43" w16cid:durableId="1599949841">
    <w:abstractNumId w:val="40"/>
  </w:num>
  <w:num w:numId="44" w16cid:durableId="147212810">
    <w:abstractNumId w:val="32"/>
  </w:num>
  <w:num w:numId="45" w16cid:durableId="87257477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u HA">
    <w15:presenceInfo w15:providerId="None" w15:userId="Thu HA"/>
  </w15:person>
  <w15:person w15:author="ttclandm">
    <w15:presenceInfo w15:providerId="None" w15:userId="ttclandm"/>
  </w15:person>
  <w15:person w15:author="Đào Thanh Minh">
    <w15:presenceInfo w15:providerId="AD" w15:userId="S::mld.bm.mgr@ttcland.vn::f9a6d120-0f28-404a-8dea-2a29a91228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142"/>
    <w:rsid w:val="00001127"/>
    <w:rsid w:val="0001047A"/>
    <w:rsid w:val="00044B7A"/>
    <w:rsid w:val="000A1C02"/>
    <w:rsid w:val="000C017D"/>
    <w:rsid w:val="000C2B11"/>
    <w:rsid w:val="000D7912"/>
    <w:rsid w:val="001712BB"/>
    <w:rsid w:val="001B0496"/>
    <w:rsid w:val="001C3980"/>
    <w:rsid w:val="002E6860"/>
    <w:rsid w:val="00310428"/>
    <w:rsid w:val="00313EC9"/>
    <w:rsid w:val="00326852"/>
    <w:rsid w:val="00373642"/>
    <w:rsid w:val="003B03BA"/>
    <w:rsid w:val="003C6869"/>
    <w:rsid w:val="004238F4"/>
    <w:rsid w:val="00445711"/>
    <w:rsid w:val="00460258"/>
    <w:rsid w:val="00472036"/>
    <w:rsid w:val="00502AFB"/>
    <w:rsid w:val="00511971"/>
    <w:rsid w:val="00535ADA"/>
    <w:rsid w:val="00574A20"/>
    <w:rsid w:val="00586C96"/>
    <w:rsid w:val="005939BE"/>
    <w:rsid w:val="005B7B0B"/>
    <w:rsid w:val="005F3E7C"/>
    <w:rsid w:val="00622C54"/>
    <w:rsid w:val="00650CE8"/>
    <w:rsid w:val="006636CE"/>
    <w:rsid w:val="00694A22"/>
    <w:rsid w:val="006D779A"/>
    <w:rsid w:val="006E43CB"/>
    <w:rsid w:val="006F3CB3"/>
    <w:rsid w:val="006F6409"/>
    <w:rsid w:val="00703894"/>
    <w:rsid w:val="007833C6"/>
    <w:rsid w:val="007A6432"/>
    <w:rsid w:val="007B1A75"/>
    <w:rsid w:val="007B478D"/>
    <w:rsid w:val="007D0D73"/>
    <w:rsid w:val="00820D7E"/>
    <w:rsid w:val="00877441"/>
    <w:rsid w:val="008F40CD"/>
    <w:rsid w:val="0090085E"/>
    <w:rsid w:val="0092144D"/>
    <w:rsid w:val="009456E6"/>
    <w:rsid w:val="009614CE"/>
    <w:rsid w:val="009A7B89"/>
    <w:rsid w:val="009C3F89"/>
    <w:rsid w:val="009D6CF0"/>
    <w:rsid w:val="00A86009"/>
    <w:rsid w:val="00A93675"/>
    <w:rsid w:val="00AB4020"/>
    <w:rsid w:val="00AE430A"/>
    <w:rsid w:val="00B84BFF"/>
    <w:rsid w:val="00BD7BB9"/>
    <w:rsid w:val="00C21077"/>
    <w:rsid w:val="00C74142"/>
    <w:rsid w:val="00C878FD"/>
    <w:rsid w:val="00C93BDD"/>
    <w:rsid w:val="00CD16A1"/>
    <w:rsid w:val="00CF16DB"/>
    <w:rsid w:val="00D05BC4"/>
    <w:rsid w:val="00D62705"/>
    <w:rsid w:val="00DB1BDE"/>
    <w:rsid w:val="00DC73F3"/>
    <w:rsid w:val="00E214CA"/>
    <w:rsid w:val="00E25A0A"/>
    <w:rsid w:val="00E25CB6"/>
    <w:rsid w:val="00E65A34"/>
    <w:rsid w:val="00E82D55"/>
    <w:rsid w:val="00E90F92"/>
    <w:rsid w:val="00E93255"/>
    <w:rsid w:val="00ED04C8"/>
    <w:rsid w:val="00ED773A"/>
    <w:rsid w:val="00EE43CA"/>
    <w:rsid w:val="00F06476"/>
    <w:rsid w:val="00F25656"/>
    <w:rsid w:val="00F65426"/>
    <w:rsid w:val="00F9063E"/>
    <w:rsid w:val="00FC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830E"/>
  <w15:chartTrackingRefBased/>
  <w15:docId w15:val="{020B37C8-1EEB-42AF-81B8-14A9F253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142"/>
    <w:pPr>
      <w:spacing w:after="0" w:line="240" w:lineRule="auto"/>
    </w:pPr>
    <w:rPr>
      <w:rFonts w:ascii="VNI-Times" w:eastAsia="Times New Roman" w:hAnsi="VNI-Times" w:cs="VNI-Times"/>
      <w:kern w:val="0"/>
      <w:sz w:val="26"/>
      <w:szCs w:val="26"/>
      <w14:ligatures w14:val="none"/>
    </w:rPr>
  </w:style>
  <w:style w:type="paragraph" w:styleId="Heading1">
    <w:name w:val="heading 1"/>
    <w:basedOn w:val="Normal"/>
    <w:next w:val="Normal"/>
    <w:link w:val="Heading1Char"/>
    <w:qFormat/>
    <w:rsid w:val="00C74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1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1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1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1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4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142"/>
    <w:rPr>
      <w:rFonts w:eastAsiaTheme="majorEastAsia" w:cstheme="majorBidi"/>
      <w:color w:val="272727" w:themeColor="text1" w:themeTint="D8"/>
    </w:rPr>
  </w:style>
  <w:style w:type="paragraph" w:styleId="Title">
    <w:name w:val="Title"/>
    <w:basedOn w:val="Normal"/>
    <w:next w:val="Normal"/>
    <w:link w:val="TitleChar"/>
    <w:qFormat/>
    <w:rsid w:val="00C741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74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142"/>
    <w:pPr>
      <w:spacing w:before="160"/>
      <w:jc w:val="center"/>
    </w:pPr>
    <w:rPr>
      <w:i/>
      <w:iCs/>
      <w:color w:val="404040" w:themeColor="text1" w:themeTint="BF"/>
    </w:rPr>
  </w:style>
  <w:style w:type="character" w:customStyle="1" w:styleId="QuoteChar">
    <w:name w:val="Quote Char"/>
    <w:basedOn w:val="DefaultParagraphFont"/>
    <w:link w:val="Quote"/>
    <w:uiPriority w:val="29"/>
    <w:rsid w:val="00C74142"/>
    <w:rPr>
      <w:i/>
      <w:iCs/>
      <w:color w:val="404040" w:themeColor="text1" w:themeTint="BF"/>
    </w:rPr>
  </w:style>
  <w:style w:type="paragraph" w:styleId="ListParagraph">
    <w:name w:val="List Paragraph"/>
    <w:basedOn w:val="Normal"/>
    <w:link w:val="ListParagraphChar"/>
    <w:uiPriority w:val="34"/>
    <w:qFormat/>
    <w:rsid w:val="00C74142"/>
    <w:pPr>
      <w:ind w:left="720"/>
      <w:contextualSpacing/>
    </w:pPr>
  </w:style>
  <w:style w:type="character" w:styleId="IntenseEmphasis">
    <w:name w:val="Intense Emphasis"/>
    <w:basedOn w:val="DefaultParagraphFont"/>
    <w:uiPriority w:val="21"/>
    <w:qFormat/>
    <w:rsid w:val="00C74142"/>
    <w:rPr>
      <w:i/>
      <w:iCs/>
      <w:color w:val="2F5496" w:themeColor="accent1" w:themeShade="BF"/>
    </w:rPr>
  </w:style>
  <w:style w:type="paragraph" w:styleId="IntenseQuote">
    <w:name w:val="Intense Quote"/>
    <w:basedOn w:val="Normal"/>
    <w:next w:val="Normal"/>
    <w:link w:val="IntenseQuoteChar"/>
    <w:uiPriority w:val="30"/>
    <w:qFormat/>
    <w:rsid w:val="00C74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142"/>
    <w:rPr>
      <w:i/>
      <w:iCs/>
      <w:color w:val="2F5496" w:themeColor="accent1" w:themeShade="BF"/>
    </w:rPr>
  </w:style>
  <w:style w:type="character" w:styleId="IntenseReference">
    <w:name w:val="Intense Reference"/>
    <w:basedOn w:val="DefaultParagraphFont"/>
    <w:uiPriority w:val="32"/>
    <w:qFormat/>
    <w:rsid w:val="00C74142"/>
    <w:rPr>
      <w:b/>
      <w:bCs/>
      <w:smallCaps/>
      <w:color w:val="2F5496" w:themeColor="accent1" w:themeShade="BF"/>
      <w:spacing w:val="5"/>
    </w:rPr>
  </w:style>
  <w:style w:type="character" w:styleId="Hyperlink">
    <w:name w:val="Hyperlink"/>
    <w:rsid w:val="00C74142"/>
    <w:rPr>
      <w:rFonts w:cs="Times New Roman"/>
      <w:color w:val="0000FF"/>
      <w:u w:val="single"/>
    </w:rPr>
  </w:style>
  <w:style w:type="paragraph" w:styleId="NormalWeb">
    <w:name w:val="Normal (Web)"/>
    <w:basedOn w:val="Normal"/>
    <w:uiPriority w:val="99"/>
    <w:rsid w:val="00C74142"/>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741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4142"/>
    <w:rPr>
      <w:rFonts w:ascii="Segoe UI" w:eastAsia="Times New Roman" w:hAnsi="Segoe UI" w:cs="Segoe UI"/>
      <w:kern w:val="0"/>
      <w:sz w:val="18"/>
      <w:szCs w:val="18"/>
      <w14:ligatures w14:val="none"/>
    </w:rPr>
  </w:style>
  <w:style w:type="table" w:styleId="TableGrid">
    <w:name w:val="Table Grid"/>
    <w:basedOn w:val="TableNormal"/>
    <w:uiPriority w:val="59"/>
    <w:rsid w:val="00C7414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142"/>
    <w:pPr>
      <w:tabs>
        <w:tab w:val="center" w:pos="4680"/>
        <w:tab w:val="right" w:pos="9360"/>
      </w:tabs>
    </w:pPr>
  </w:style>
  <w:style w:type="character" w:customStyle="1" w:styleId="HeaderChar">
    <w:name w:val="Header Char"/>
    <w:basedOn w:val="DefaultParagraphFont"/>
    <w:link w:val="Header"/>
    <w:uiPriority w:val="99"/>
    <w:rsid w:val="00C74142"/>
    <w:rPr>
      <w:rFonts w:ascii="VNI-Times" w:eastAsia="Times New Roman" w:hAnsi="VNI-Times" w:cs="VNI-Times"/>
      <w:kern w:val="0"/>
      <w:sz w:val="26"/>
      <w:szCs w:val="26"/>
      <w14:ligatures w14:val="none"/>
    </w:rPr>
  </w:style>
  <w:style w:type="paragraph" w:styleId="Footer">
    <w:name w:val="footer"/>
    <w:basedOn w:val="Normal"/>
    <w:link w:val="FooterChar"/>
    <w:uiPriority w:val="99"/>
    <w:unhideWhenUsed/>
    <w:rsid w:val="00C74142"/>
    <w:pPr>
      <w:tabs>
        <w:tab w:val="center" w:pos="4680"/>
        <w:tab w:val="right" w:pos="9360"/>
      </w:tabs>
    </w:pPr>
  </w:style>
  <w:style w:type="character" w:customStyle="1" w:styleId="FooterChar">
    <w:name w:val="Footer Char"/>
    <w:basedOn w:val="DefaultParagraphFont"/>
    <w:link w:val="Footer"/>
    <w:uiPriority w:val="99"/>
    <w:rsid w:val="00C74142"/>
    <w:rPr>
      <w:rFonts w:ascii="VNI-Times" w:eastAsia="Times New Roman" w:hAnsi="VNI-Times" w:cs="VNI-Times"/>
      <w:kern w:val="0"/>
      <w:sz w:val="26"/>
      <w:szCs w:val="26"/>
      <w14:ligatures w14:val="none"/>
    </w:rPr>
  </w:style>
  <w:style w:type="paragraph" w:styleId="NoSpacing">
    <w:name w:val="No Spacing"/>
    <w:uiPriority w:val="1"/>
    <w:qFormat/>
    <w:rsid w:val="00C74142"/>
    <w:pPr>
      <w:spacing w:after="0" w:line="240" w:lineRule="auto"/>
    </w:pPr>
    <w:rPr>
      <w:rFonts w:ascii="Times New Roman" w:eastAsia="Calibri" w:hAnsi="Times New Roman" w:cs="Times New Roman"/>
      <w:kern w:val="0"/>
      <w:szCs w:val="22"/>
      <w14:ligatures w14:val="none"/>
    </w:rPr>
  </w:style>
  <w:style w:type="character" w:styleId="CommentReference">
    <w:name w:val="annotation reference"/>
    <w:basedOn w:val="DefaultParagraphFont"/>
    <w:uiPriority w:val="99"/>
    <w:semiHidden/>
    <w:unhideWhenUsed/>
    <w:rsid w:val="00C74142"/>
    <w:rPr>
      <w:sz w:val="16"/>
      <w:szCs w:val="16"/>
    </w:rPr>
  </w:style>
  <w:style w:type="paragraph" w:styleId="CommentText">
    <w:name w:val="annotation text"/>
    <w:basedOn w:val="Normal"/>
    <w:link w:val="CommentTextChar"/>
    <w:uiPriority w:val="99"/>
    <w:semiHidden/>
    <w:unhideWhenUsed/>
    <w:rsid w:val="00C74142"/>
    <w:rPr>
      <w:sz w:val="20"/>
      <w:szCs w:val="20"/>
    </w:rPr>
  </w:style>
  <w:style w:type="character" w:customStyle="1" w:styleId="CommentTextChar">
    <w:name w:val="Comment Text Char"/>
    <w:basedOn w:val="DefaultParagraphFont"/>
    <w:link w:val="CommentText"/>
    <w:uiPriority w:val="99"/>
    <w:semiHidden/>
    <w:rsid w:val="00C74142"/>
    <w:rPr>
      <w:rFonts w:ascii="VNI-Times" w:eastAsia="Times New Roman" w:hAnsi="VNI-Times" w:cs="VNI-Time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74142"/>
    <w:rPr>
      <w:b/>
      <w:bCs/>
    </w:rPr>
  </w:style>
  <w:style w:type="character" w:customStyle="1" w:styleId="CommentSubjectChar">
    <w:name w:val="Comment Subject Char"/>
    <w:basedOn w:val="CommentTextChar"/>
    <w:link w:val="CommentSubject"/>
    <w:uiPriority w:val="99"/>
    <w:semiHidden/>
    <w:rsid w:val="00C74142"/>
    <w:rPr>
      <w:rFonts w:ascii="VNI-Times" w:eastAsia="Times New Roman" w:hAnsi="VNI-Times" w:cs="VNI-Times"/>
      <w:b/>
      <w:bCs/>
      <w:kern w:val="0"/>
      <w:sz w:val="20"/>
      <w:szCs w:val="20"/>
      <w14:ligatures w14:val="none"/>
    </w:rPr>
  </w:style>
  <w:style w:type="character" w:styleId="PlaceholderText">
    <w:name w:val="Placeholder Text"/>
    <w:basedOn w:val="DefaultParagraphFont"/>
    <w:uiPriority w:val="99"/>
    <w:semiHidden/>
    <w:rsid w:val="00C74142"/>
    <w:rPr>
      <w:color w:val="808080"/>
    </w:rPr>
  </w:style>
  <w:style w:type="paragraph" w:styleId="Revision">
    <w:name w:val="Revision"/>
    <w:hidden/>
    <w:uiPriority w:val="99"/>
    <w:semiHidden/>
    <w:rsid w:val="00C74142"/>
    <w:pPr>
      <w:spacing w:after="0" w:line="240" w:lineRule="auto"/>
    </w:pPr>
    <w:rPr>
      <w:rFonts w:ascii="VNI-Times" w:eastAsia="Times New Roman" w:hAnsi="VNI-Times" w:cs="VNI-Times"/>
      <w:kern w:val="0"/>
      <w:sz w:val="26"/>
      <w:szCs w:val="26"/>
      <w14:ligatures w14:val="none"/>
    </w:rPr>
  </w:style>
  <w:style w:type="character" w:customStyle="1" w:styleId="ListParagraphChar">
    <w:name w:val="List Paragraph Char"/>
    <w:link w:val="ListParagraph"/>
    <w:uiPriority w:val="34"/>
    <w:rsid w:val="001B0496"/>
    <w:rPr>
      <w:rFonts w:ascii="VNI-Times" w:eastAsia="Times New Roman" w:hAnsi="VNI-Times" w:cs="VNI-Times"/>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20F3F-7AD0-4BFD-A5F9-216EA81F0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4369</Words>
  <Characters>24905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Thu HA</cp:lastModifiedBy>
  <cp:revision>34</cp:revision>
  <cp:lastPrinted>2026-04-13T07:49:00Z</cp:lastPrinted>
  <dcterms:created xsi:type="dcterms:W3CDTF">2025-12-22T04:23:00Z</dcterms:created>
  <dcterms:modified xsi:type="dcterms:W3CDTF">2026-04-13T08:20:00Z</dcterms:modified>
</cp:coreProperties>
</file>